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oleObject"/>
  <Default Extension="rels" ContentType="application/vnd.openxmlformats-package.relationships+xml"/>
  <Default Extension="jpg" ContentType="image/jpeg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body>
    <w:p w14:paraId="5D7F645D" w14:textId="77777777" w:rsidR="003D2E8D" w:rsidRPr="001A4FE6" w:rsidRDefault="006429DA" w:rsidP="006429DA">
      <w:pPr>
        <w:spacing w:after="0" w:line="200" w:lineRule="exact"/>
        <w:jc w:val="center"/>
        <w:rPr>
          <w:rFonts w:ascii="Palatino" w:eastAsia="Arial" w:hAnsi="Palatino" w:cs="Arial"/>
          <w:spacing w:val="1"/>
        </w:rPr>
      </w:pPr>
      <w:r w:rsidRPr="001A4FE6">
        <w:rPr>
          <w:rFonts w:ascii="Palatino" w:eastAsia="Arial" w:hAnsi="Palatino" w:cs="Arial"/>
          <w:spacing w:val="1"/>
        </w:rPr>
        <w:t>Experiment 4</w:t>
      </w:r>
      <w:r w:rsidR="00064094" w:rsidRPr="001A4FE6">
        <w:rPr>
          <w:rFonts w:ascii="Palatino" w:eastAsia="Arial" w:hAnsi="Palatino" w:cs="Arial"/>
          <w:spacing w:val="1"/>
        </w:rPr>
        <w:t>7</w:t>
      </w:r>
    </w:p>
    <w:p w14:paraId="7B3A3D9E" w14:textId="77777777" w:rsidR="006429DA" w:rsidRPr="001A4FE6" w:rsidRDefault="006429DA" w:rsidP="006429DA">
      <w:pPr>
        <w:spacing w:after="0" w:line="200" w:lineRule="exact"/>
        <w:jc w:val="center"/>
        <w:rPr>
          <w:rFonts w:ascii="Palatino" w:eastAsia="Arial" w:hAnsi="Palatino" w:cs="Arial"/>
          <w:spacing w:val="1"/>
        </w:rPr>
      </w:pPr>
    </w:p>
    <w:p w14:paraId="045ABD94" w14:textId="77777777" w:rsidR="00064094" w:rsidRPr="001A4FE6" w:rsidRDefault="00064094" w:rsidP="006429DA">
      <w:pPr>
        <w:spacing w:after="0" w:line="200" w:lineRule="exact"/>
        <w:jc w:val="center"/>
        <w:rPr>
          <w:rFonts w:ascii="Palatino" w:eastAsia="Arial" w:hAnsi="Palatino" w:cs="Arial"/>
          <w:b/>
          <w:spacing w:val="1"/>
        </w:rPr>
      </w:pPr>
      <w:r w:rsidRPr="001A4FE6">
        <w:rPr>
          <w:rFonts w:ascii="Palatino" w:eastAsia="Arial" w:hAnsi="Palatino" w:cs="Arial"/>
          <w:b/>
          <w:spacing w:val="1"/>
        </w:rPr>
        <w:t>ACOUSTIC DIFFRACTION AND INTERFERENCE</w:t>
      </w:r>
    </w:p>
    <w:p w14:paraId="28278EE4" w14:textId="77777777" w:rsidR="003D2E8D" w:rsidRPr="001A4FE6" w:rsidRDefault="003D2E8D" w:rsidP="003D2E8D">
      <w:pPr>
        <w:spacing w:after="0" w:line="200" w:lineRule="exact"/>
        <w:rPr>
          <w:rFonts w:ascii="Palatino" w:hAnsi="Palatino"/>
        </w:rPr>
      </w:pPr>
    </w:p>
    <w:p w14:paraId="10A1762E" w14:textId="77777777" w:rsidR="003D2E8D" w:rsidRPr="001A4FE6" w:rsidRDefault="003D2E8D" w:rsidP="003D2E8D">
      <w:pPr>
        <w:spacing w:before="20" w:after="0" w:line="200" w:lineRule="exact"/>
        <w:rPr>
          <w:rFonts w:ascii="Palatino" w:hAnsi="Palatino"/>
        </w:rPr>
      </w:pPr>
    </w:p>
    <w:p w14:paraId="1D3F82C7" w14:textId="77777777" w:rsidR="00FF6947" w:rsidRPr="001A4FE6" w:rsidRDefault="00FF6947" w:rsidP="00032A11">
      <w:pPr>
        <w:spacing w:before="20" w:after="0" w:line="200" w:lineRule="exact"/>
        <w:ind w:left="1800" w:hanging="1800"/>
        <w:jc w:val="both"/>
        <w:rPr>
          <w:rFonts w:ascii="Palatino" w:hAnsi="Palatino"/>
        </w:rPr>
      </w:pPr>
      <w:r w:rsidRPr="001A4FE6">
        <w:rPr>
          <w:rFonts w:ascii="Palatino" w:hAnsi="Palatino"/>
        </w:rPr>
        <w:t>APPARATUS:</w:t>
      </w:r>
      <w:r w:rsidRPr="001A4FE6">
        <w:rPr>
          <w:rFonts w:ascii="Palatino" w:hAnsi="Palatino"/>
        </w:rPr>
        <w:tab/>
        <w:t>Ultrasonic crystals, audio generator, oscilloscope, and audio voltmeter.</w:t>
      </w:r>
    </w:p>
    <w:p w14:paraId="2888CB62" w14:textId="77777777" w:rsidR="00FF6947" w:rsidRPr="001A4FE6" w:rsidRDefault="00FF6947" w:rsidP="00032A11">
      <w:pPr>
        <w:spacing w:before="20" w:after="0" w:line="200" w:lineRule="exact"/>
        <w:ind w:left="1800" w:hanging="1800"/>
        <w:jc w:val="both"/>
        <w:rPr>
          <w:rFonts w:ascii="Palatino" w:hAnsi="Palatino"/>
        </w:rPr>
      </w:pPr>
    </w:p>
    <w:p w14:paraId="22EF4632" w14:textId="3AD4839F" w:rsidR="00FF6947" w:rsidRPr="001A4FE6" w:rsidRDefault="006F2156" w:rsidP="00032A11">
      <w:pPr>
        <w:spacing w:before="20" w:after="0" w:line="200" w:lineRule="exact"/>
        <w:ind w:left="1800" w:hanging="1800"/>
        <w:jc w:val="both"/>
        <w:rPr>
          <w:rFonts w:ascii="Palatino" w:hAnsi="Palatino"/>
        </w:rPr>
      </w:pPr>
      <w:r w:rsidRPr="001A4FE6">
        <w:rPr>
          <w:rFonts w:ascii="Palatino" w:hAnsi="Palatino"/>
          <w:noProof/>
        </w:rPr>
        <w:drawing>
          <wp:anchor distT="0" distB="0" distL="114300" distR="114300" simplePos="0" relativeHeight="251661312" behindDoc="0" locked="0" layoutInCell="1" allowOverlap="1" wp14:anchorId="1B79B492" wp14:editId="73C01DC1">
            <wp:simplePos x="0" y="0"/>
            <wp:positionH relativeFrom="margin">
              <wp:posOffset>4843780</wp:posOffset>
            </wp:positionH>
            <wp:positionV relativeFrom="margin">
              <wp:posOffset>1371600</wp:posOffset>
            </wp:positionV>
            <wp:extent cx="1016635" cy="11430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 47 PIC 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663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6947" w:rsidRPr="001A4FE6">
        <w:rPr>
          <w:rFonts w:ascii="Palatino" w:hAnsi="Palatino"/>
        </w:rPr>
        <w:t>REFERENCES:</w:t>
      </w:r>
      <w:r w:rsidR="00FF6947" w:rsidRPr="001A4FE6">
        <w:rPr>
          <w:rFonts w:ascii="Palatino" w:hAnsi="Palatino"/>
        </w:rPr>
        <w:tab/>
        <w:t xml:space="preserve">T.D. Rossing, </w:t>
      </w:r>
      <w:r w:rsidR="00FF6947" w:rsidRPr="001A4FE6">
        <w:rPr>
          <w:rFonts w:ascii="Palatino" w:hAnsi="Palatino"/>
          <w:u w:val="single"/>
        </w:rPr>
        <w:t>The Science of Sound</w:t>
      </w:r>
      <w:r w:rsidR="00FF6947" w:rsidRPr="001A4FE6">
        <w:rPr>
          <w:rFonts w:ascii="Palatino" w:hAnsi="Palatino"/>
        </w:rPr>
        <w:t xml:space="preserve">, Sections 3.10, 3.11; A.M. Portis and H.D. Young, </w:t>
      </w:r>
      <w:r w:rsidR="00FF6947" w:rsidRPr="001A4FE6">
        <w:rPr>
          <w:rFonts w:ascii="Palatino" w:hAnsi="Palatino"/>
          <w:u w:val="single"/>
        </w:rPr>
        <w:t>Berkeley Physics Laboratory</w:t>
      </w:r>
      <w:r w:rsidR="00FF6947" w:rsidRPr="001A4FE6">
        <w:rPr>
          <w:rFonts w:ascii="Palatino" w:hAnsi="Palatino"/>
        </w:rPr>
        <w:t>, 2</w:t>
      </w:r>
      <w:r w:rsidR="00FF6947" w:rsidRPr="001A4FE6">
        <w:rPr>
          <w:rFonts w:ascii="Palatino" w:hAnsi="Palatino"/>
          <w:vertAlign w:val="superscript"/>
        </w:rPr>
        <w:t>nd</w:t>
      </w:r>
      <w:r w:rsidR="00FF6947" w:rsidRPr="001A4FE6">
        <w:rPr>
          <w:rFonts w:ascii="Palatino" w:hAnsi="Palatino"/>
        </w:rPr>
        <w:t xml:space="preserve"> ed. (McGraw-Hill, New York, 1971). AF-2; F.W. Sears, M.W. Zemansky, and H.D. Young, </w:t>
      </w:r>
      <w:r w:rsidR="00FF6947" w:rsidRPr="001A4FE6">
        <w:rPr>
          <w:rFonts w:ascii="Palatino" w:hAnsi="Palatino"/>
          <w:u w:val="single"/>
        </w:rPr>
        <w:t>College Physics</w:t>
      </w:r>
      <w:r w:rsidR="00FF6947" w:rsidRPr="001A4FE6">
        <w:rPr>
          <w:rFonts w:ascii="Palatino" w:hAnsi="Palatino"/>
        </w:rPr>
        <w:t>, 5</w:t>
      </w:r>
      <w:r w:rsidR="00FF6947" w:rsidRPr="001A4FE6">
        <w:rPr>
          <w:rFonts w:ascii="Palatino" w:hAnsi="Palatino"/>
          <w:vertAlign w:val="superscript"/>
        </w:rPr>
        <w:t>th</w:t>
      </w:r>
      <w:r w:rsidR="00FF6947" w:rsidRPr="001A4FE6">
        <w:rPr>
          <w:rFonts w:ascii="Palatino" w:hAnsi="Palatino"/>
        </w:rPr>
        <w:t xml:space="preserve"> ed. (Addison-Wesley, Reading, MA, 1980). Chapter 42.</w:t>
      </w:r>
    </w:p>
    <w:p w14:paraId="5064AC9A" w14:textId="77777777" w:rsidR="00FF6947" w:rsidRPr="001A4FE6" w:rsidRDefault="00FF6947" w:rsidP="00032A11">
      <w:pPr>
        <w:spacing w:before="20" w:after="0" w:line="200" w:lineRule="exact"/>
        <w:ind w:left="1800" w:hanging="1800"/>
        <w:jc w:val="both"/>
        <w:rPr>
          <w:rFonts w:ascii="Palatino" w:hAnsi="Palatino"/>
        </w:rPr>
      </w:pPr>
    </w:p>
    <w:p w14:paraId="413E71E0" w14:textId="00A05963" w:rsidR="00FF6947" w:rsidRPr="001A4FE6" w:rsidRDefault="00FF6947" w:rsidP="00032A11">
      <w:pPr>
        <w:spacing w:before="20" w:after="0" w:line="200" w:lineRule="exact"/>
        <w:ind w:left="1800" w:hanging="1800"/>
        <w:jc w:val="both"/>
        <w:rPr>
          <w:rFonts w:ascii="Palatino" w:hAnsi="Palatino"/>
        </w:rPr>
      </w:pPr>
      <w:r w:rsidRPr="001A4FE6">
        <w:rPr>
          <w:rFonts w:ascii="Palatino" w:hAnsi="Palatino"/>
        </w:rPr>
        <w:t>DISCUSSION:</w:t>
      </w:r>
      <w:r w:rsidRPr="001A4FE6">
        <w:rPr>
          <w:rFonts w:ascii="Palatino" w:hAnsi="Palatino"/>
        </w:rPr>
        <w:tab/>
      </w:r>
    </w:p>
    <w:p w14:paraId="13A387BA" w14:textId="40FE18AC" w:rsidR="00FF6947" w:rsidRPr="001A4FE6" w:rsidRDefault="006F2156" w:rsidP="00032A11">
      <w:pPr>
        <w:spacing w:before="20" w:after="0" w:line="200" w:lineRule="exact"/>
        <w:ind w:left="360"/>
        <w:jc w:val="both"/>
        <w:rPr>
          <w:rFonts w:ascii="Palatino" w:hAnsi="Palatino"/>
        </w:rPr>
      </w:pPr>
      <w:r w:rsidRPr="001A4FE6">
        <w:rPr>
          <w:rFonts w:ascii="Palatino" w:hAnsi="Palatino"/>
          <w:noProof/>
        </w:rPr>
        <w:drawing>
          <wp:anchor distT="0" distB="0" distL="114300" distR="114300" simplePos="0" relativeHeight="251662336" behindDoc="0" locked="0" layoutInCell="1" allowOverlap="1" wp14:anchorId="27E518EE" wp14:editId="16B0A2B7">
            <wp:simplePos x="0" y="0"/>
            <wp:positionH relativeFrom="margin">
              <wp:posOffset>3886200</wp:posOffset>
            </wp:positionH>
            <wp:positionV relativeFrom="margin">
              <wp:posOffset>2514600</wp:posOffset>
            </wp:positionV>
            <wp:extent cx="2001520" cy="80010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 47 PIC 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152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2A11" w:rsidRPr="001A4FE6">
        <w:rPr>
          <w:rFonts w:ascii="Palatino" w:hAnsi="Palatino"/>
        </w:rPr>
        <w:t xml:space="preserve">This experiment makes use of the same ultrasonic transducers used to determine the speed of sound in Experiment </w:t>
      </w:r>
      <w:del w:id="0" w:author="Joliet Junior College Joliet Junior College" w:date="2013-01-20T12:13:00Z">
        <w:r w:rsidR="00032A11" w:rsidRPr="001A4FE6" w:rsidDel="00736364">
          <w:rPr>
            <w:rFonts w:ascii="Palatino" w:hAnsi="Palatino"/>
          </w:rPr>
          <w:delText>9</w:delText>
        </w:r>
      </w:del>
      <w:ins w:id="1" w:author="Joliet Junior College Joliet Junior College" w:date="2013-01-20T12:13:00Z">
        <w:r w:rsidR="00736364">
          <w:rPr>
            <w:rFonts w:ascii="Palatino" w:hAnsi="Palatino"/>
          </w:rPr>
          <w:t>10</w:t>
        </w:r>
      </w:ins>
      <w:r w:rsidR="00032A11" w:rsidRPr="001A4FE6">
        <w:rPr>
          <w:rFonts w:ascii="Palatino" w:hAnsi="Palatino"/>
        </w:rPr>
        <w:t xml:space="preserve">.  These transducers, which were developed for the remote control of television receivers, consist of discs of </w:t>
      </w:r>
      <w:del w:id="2" w:author="Joliet Junior College Joliet Junior College" w:date="2013-01-20T12:13:00Z">
        <w:r w:rsidR="00032A11" w:rsidRPr="001A4FE6" w:rsidDel="00736364">
          <w:rPr>
            <w:rFonts w:ascii="Palatino" w:hAnsi="Palatino"/>
          </w:rPr>
          <w:delText xml:space="preserve">peizoelelctric </w:delText>
        </w:r>
      </w:del>
      <w:ins w:id="3" w:author="Joliet Junior College Joliet Junior College" w:date="2013-01-20T12:13:00Z">
        <w:r w:rsidR="00736364" w:rsidRPr="001A4FE6">
          <w:rPr>
            <w:rFonts w:ascii="Palatino" w:hAnsi="Palatino"/>
          </w:rPr>
          <w:t>p</w:t>
        </w:r>
        <w:r w:rsidR="00736364">
          <w:rPr>
            <w:rFonts w:ascii="Palatino" w:hAnsi="Palatino"/>
          </w:rPr>
          <w:t>ie</w:t>
        </w:r>
        <w:r w:rsidR="00736364" w:rsidRPr="001A4FE6">
          <w:rPr>
            <w:rFonts w:ascii="Palatino" w:hAnsi="Palatino"/>
          </w:rPr>
          <w:t xml:space="preserve">zoelelctric </w:t>
        </w:r>
      </w:ins>
      <w:r w:rsidR="00032A11" w:rsidRPr="001A4FE6">
        <w:rPr>
          <w:rFonts w:ascii="Palatino" w:hAnsi="Palatino"/>
        </w:rPr>
        <w:t>barium titanate bonded to aluminum.  Two electrodes are attached to each barium titanate disc and applying a voltage to these electrodes causes the BaTiO</w:t>
      </w:r>
      <w:r w:rsidR="00032A11" w:rsidRPr="00736364">
        <w:rPr>
          <w:rFonts w:ascii="Palatino" w:hAnsi="Palatino"/>
          <w:vertAlign w:val="subscript"/>
          <w:rPrChange w:id="4" w:author="Joliet Junior College Joliet Junior College" w:date="2013-01-20T12:15:00Z">
            <w:rPr>
              <w:rFonts w:ascii="Palatino" w:hAnsi="Palatino"/>
            </w:rPr>
          </w:rPrChange>
        </w:rPr>
        <w:t>3</w:t>
      </w:r>
      <w:r w:rsidR="00032A11" w:rsidRPr="001A4FE6">
        <w:rPr>
          <w:rFonts w:ascii="Palatino" w:hAnsi="Palatino"/>
        </w:rPr>
        <w:t xml:space="preserve"> to warp, thus exciting a strong mechanical resonance at 40 kHz in the aluminum disc (other resonances can also be observed at high frequencies.</w:t>
      </w:r>
      <w:ins w:id="5" w:author="Joliet Junior College Joliet Junior College" w:date="2013-01-20T12:14:00Z">
        <w:r w:rsidR="00736364">
          <w:rPr>
            <w:rFonts w:ascii="Palatino" w:hAnsi="Palatino"/>
          </w:rPr>
          <w:t>)</w:t>
        </w:r>
      </w:ins>
      <w:r w:rsidR="00032A11" w:rsidRPr="001A4FE6">
        <w:rPr>
          <w:rFonts w:ascii="Palatino" w:hAnsi="Palatino"/>
        </w:rPr>
        <w:t xml:space="preserve">  An equivalent electrical circuit for the transducer is shown.</w:t>
      </w:r>
    </w:p>
    <w:p w14:paraId="6D0C768D" w14:textId="77777777" w:rsidR="006F2156" w:rsidRPr="001A4FE6" w:rsidRDefault="006F2156" w:rsidP="00032A11">
      <w:pPr>
        <w:spacing w:before="20" w:after="0" w:line="200" w:lineRule="exact"/>
        <w:ind w:left="360"/>
        <w:jc w:val="both"/>
        <w:rPr>
          <w:rFonts w:ascii="Palatino" w:hAnsi="Palatino"/>
        </w:rPr>
      </w:pPr>
    </w:p>
    <w:p w14:paraId="122CEA39" w14:textId="542D839F" w:rsidR="006F2156" w:rsidRPr="001A4FE6" w:rsidRDefault="00593BE4" w:rsidP="001A4FE6">
      <w:pPr>
        <w:spacing w:before="20" w:after="0" w:line="200" w:lineRule="exact"/>
        <w:ind w:left="360" w:right="3420"/>
        <w:jc w:val="both"/>
        <w:rPr>
          <w:rFonts w:ascii="Palatino" w:hAnsi="Palatino"/>
        </w:rPr>
      </w:pPr>
      <w:r w:rsidRPr="001A4FE6">
        <w:rPr>
          <w:rFonts w:ascii="Palatino" w:hAnsi="Palatino"/>
          <w:noProof/>
        </w:rPr>
        <w:drawing>
          <wp:anchor distT="0" distB="0" distL="114300" distR="114300" simplePos="0" relativeHeight="251663360" behindDoc="0" locked="0" layoutInCell="1" allowOverlap="1" wp14:anchorId="5B8EB952" wp14:editId="43D15D33">
            <wp:simplePos x="0" y="0"/>
            <wp:positionH relativeFrom="column">
              <wp:posOffset>3886200</wp:posOffset>
            </wp:positionH>
            <wp:positionV relativeFrom="paragraph">
              <wp:posOffset>266700</wp:posOffset>
            </wp:positionV>
            <wp:extent cx="2203450" cy="1088578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 47 PIC 3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47" b="4418"/>
                    <a:stretch/>
                  </pic:blipFill>
                  <pic:spPr bwMode="auto">
                    <a:xfrm>
                      <a:off x="0" y="0"/>
                      <a:ext cx="2203450" cy="1088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2156" w:rsidRPr="001A4FE6">
        <w:rPr>
          <w:rFonts w:ascii="Palatino" w:hAnsi="Palatino"/>
        </w:rPr>
        <w:t>Many classical optics experiments can be conveniently performed using these transducers to generate and detect ultrasonic single-slit diffraction, two-slit interference, and Lloyd’s mirror.  In addition, the radiation pattern of a single transducer will be explored.</w:t>
      </w:r>
    </w:p>
    <w:p w14:paraId="6BD9FCB9" w14:textId="5778E672" w:rsidR="006F2156" w:rsidRPr="001A4FE6" w:rsidRDefault="006F2156" w:rsidP="00032A11">
      <w:pPr>
        <w:spacing w:before="20" w:after="0" w:line="200" w:lineRule="exact"/>
        <w:ind w:left="360"/>
        <w:jc w:val="both"/>
        <w:rPr>
          <w:rFonts w:ascii="Palatino" w:hAnsi="Palatino"/>
        </w:rPr>
      </w:pPr>
    </w:p>
    <w:p w14:paraId="24C136E0" w14:textId="3A639FC1" w:rsidR="006F2156" w:rsidRPr="001A4FE6" w:rsidRDefault="00286DA5" w:rsidP="001A4FE6">
      <w:pPr>
        <w:tabs>
          <w:tab w:val="left" w:pos="5400"/>
        </w:tabs>
        <w:spacing w:before="20" w:after="0" w:line="200" w:lineRule="exact"/>
        <w:ind w:left="360" w:right="3960"/>
        <w:jc w:val="both"/>
        <w:rPr>
          <w:rFonts w:ascii="Palatino" w:hAnsi="Palatino"/>
        </w:rPr>
      </w:pPr>
      <w:r w:rsidRPr="001A4FE6">
        <w:rPr>
          <w:rFonts w:ascii="Palatino" w:hAnsi="Palatino"/>
          <w:noProof/>
        </w:rPr>
        <w:drawing>
          <wp:anchor distT="0" distB="0" distL="114300" distR="114300" simplePos="0" relativeHeight="251664384" behindDoc="0" locked="0" layoutInCell="1" allowOverlap="1" wp14:anchorId="2E37B839" wp14:editId="2E99A65A">
            <wp:simplePos x="0" y="0"/>
            <wp:positionH relativeFrom="column">
              <wp:posOffset>3657600</wp:posOffset>
            </wp:positionH>
            <wp:positionV relativeFrom="paragraph">
              <wp:posOffset>495300</wp:posOffset>
            </wp:positionV>
            <wp:extent cx="2362200" cy="83121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 47 PIC 4.jp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40" t="12509" r="5153" b="1316"/>
                    <a:stretch/>
                  </pic:blipFill>
                  <pic:spPr bwMode="auto">
                    <a:xfrm>
                      <a:off x="0" y="0"/>
                      <a:ext cx="2362200" cy="831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6394" w:rsidRPr="001A4FE6">
        <w:rPr>
          <w:rFonts w:ascii="Palatino" w:hAnsi="Palatino"/>
        </w:rPr>
        <w:t>One of the earliest demonstrations of wave interference was performed by Thomas Young around 1800.  Waves from source S pass through slits S</w:t>
      </w:r>
      <w:r w:rsidR="00BE6394" w:rsidRPr="00736364">
        <w:rPr>
          <w:rFonts w:ascii="Palatino" w:hAnsi="Palatino"/>
          <w:vertAlign w:val="subscript"/>
          <w:rPrChange w:id="6" w:author="Joliet Junior College Joliet Junior College" w:date="2013-01-20T12:16:00Z">
            <w:rPr>
              <w:rFonts w:ascii="Palatino" w:hAnsi="Palatino"/>
            </w:rPr>
          </w:rPrChange>
        </w:rPr>
        <w:t>1</w:t>
      </w:r>
      <w:r w:rsidR="00BE6394" w:rsidRPr="001A4FE6">
        <w:rPr>
          <w:rFonts w:ascii="Palatino" w:hAnsi="Palatino"/>
        </w:rPr>
        <w:t xml:space="preserve"> and S</w:t>
      </w:r>
      <w:r w:rsidR="00BE6394" w:rsidRPr="00736364">
        <w:rPr>
          <w:rFonts w:ascii="Palatino" w:hAnsi="Palatino"/>
          <w:vertAlign w:val="subscript"/>
          <w:rPrChange w:id="7" w:author="Joliet Junior College Joliet Junior College" w:date="2013-01-20T12:16:00Z">
            <w:rPr>
              <w:rFonts w:ascii="Palatino" w:hAnsi="Palatino"/>
            </w:rPr>
          </w:rPrChange>
        </w:rPr>
        <w:t>2</w:t>
      </w:r>
      <w:r w:rsidR="00BE6394" w:rsidRPr="001A4FE6">
        <w:rPr>
          <w:rFonts w:ascii="Palatino" w:hAnsi="Palatino"/>
        </w:rPr>
        <w:t xml:space="preserve"> and interfere in the region beyond them.  Constructive interference will occur at point P located so that y = R n</w:t>
      </w:r>
      <w:r w:rsidR="00BE6394" w:rsidRPr="001A4FE6">
        <w:rPr>
          <w:rFonts w:ascii="Palatino" w:hAnsi="Palatino"/>
        </w:rPr>
        <w:sym w:font="Symbol" w:char="F06C"/>
      </w:r>
      <w:r w:rsidR="00BE6394" w:rsidRPr="001A4FE6">
        <w:rPr>
          <w:rFonts w:ascii="Palatino" w:hAnsi="Palatino"/>
        </w:rPr>
        <w:t xml:space="preserve">/d where d is the distance between the slits, </w:t>
      </w:r>
      <w:r w:rsidR="00BE6394" w:rsidRPr="001A4FE6">
        <w:rPr>
          <w:rFonts w:ascii="Palatino" w:hAnsi="Palatino"/>
        </w:rPr>
        <w:sym w:font="Symbol" w:char="F06C"/>
      </w:r>
      <w:r w:rsidR="00BE6394" w:rsidRPr="001A4FE6">
        <w:rPr>
          <w:rFonts w:ascii="Palatino" w:hAnsi="Palatino"/>
        </w:rPr>
        <w:t xml:space="preserve"> is the wavelength, and n is an integer</w:t>
      </w:r>
    </w:p>
    <w:p w14:paraId="5A32B030" w14:textId="0EE32087" w:rsidR="008D00E1" w:rsidRPr="001A4FE6" w:rsidRDefault="008D00E1" w:rsidP="00593BE4">
      <w:pPr>
        <w:spacing w:before="20" w:after="0" w:line="200" w:lineRule="exact"/>
        <w:ind w:left="360" w:right="3960"/>
        <w:jc w:val="both"/>
        <w:rPr>
          <w:rFonts w:ascii="Palatino" w:hAnsi="Palatino"/>
        </w:rPr>
      </w:pPr>
    </w:p>
    <w:p w14:paraId="659E101B" w14:textId="3916BBE8" w:rsidR="008D00E1" w:rsidRPr="001A4FE6" w:rsidRDefault="008D00E1" w:rsidP="00593BE4">
      <w:pPr>
        <w:spacing w:before="20" w:after="0" w:line="200" w:lineRule="exact"/>
        <w:ind w:left="360" w:right="3960"/>
        <w:jc w:val="both"/>
        <w:rPr>
          <w:rFonts w:ascii="Palatino" w:hAnsi="Palatino"/>
        </w:rPr>
      </w:pPr>
      <w:r w:rsidRPr="001A4FE6">
        <w:rPr>
          <w:rFonts w:ascii="Palatino" w:hAnsi="Palatino"/>
        </w:rPr>
        <w:t>Lloy</w:t>
      </w:r>
      <w:r w:rsidR="00286DA5" w:rsidRPr="001A4FE6">
        <w:rPr>
          <w:rFonts w:ascii="Palatino" w:hAnsi="Palatino"/>
        </w:rPr>
        <w:t>d</w:t>
      </w:r>
      <w:r w:rsidRPr="001A4FE6">
        <w:rPr>
          <w:rFonts w:ascii="Palatino" w:hAnsi="Palatino"/>
        </w:rPr>
        <w:t>’s mirror may be thought of as a variation of Young’s experiment</w:t>
      </w:r>
      <w:r w:rsidR="00286DA5" w:rsidRPr="001A4FE6">
        <w:rPr>
          <w:rFonts w:ascii="Palatino" w:hAnsi="Palatino"/>
        </w:rPr>
        <w:t xml:space="preserve"> in which the image S</w:t>
      </w:r>
      <w:r w:rsidR="00286DA5" w:rsidRPr="00736364">
        <w:rPr>
          <w:rFonts w:ascii="Palatino" w:hAnsi="Palatino"/>
          <w:vertAlign w:val="subscript"/>
          <w:rPrChange w:id="8" w:author="Joliet Junior College Joliet Junior College" w:date="2013-01-20T12:16:00Z">
            <w:rPr>
              <w:rFonts w:ascii="Palatino" w:hAnsi="Palatino"/>
              <w:vertAlign w:val="superscript"/>
            </w:rPr>
          </w:rPrChange>
        </w:rPr>
        <w:t>1</w:t>
      </w:r>
      <w:r w:rsidR="00286DA5" w:rsidRPr="001A4FE6">
        <w:rPr>
          <w:rFonts w:ascii="Palatino" w:hAnsi="Palatino"/>
        </w:rPr>
        <w:t xml:space="preserve"> of source S acts as the second source.  Because there is a reversal of phase upon reflection at the table top, however, S and S</w:t>
      </w:r>
      <w:r w:rsidR="00286DA5" w:rsidRPr="00736364">
        <w:rPr>
          <w:rFonts w:ascii="Palatino" w:hAnsi="Palatino"/>
          <w:vertAlign w:val="subscript"/>
          <w:rPrChange w:id="9" w:author="Joliet Junior College Joliet Junior College" w:date="2013-01-20T12:16:00Z">
            <w:rPr>
              <w:rFonts w:ascii="Palatino" w:hAnsi="Palatino"/>
              <w:vertAlign w:val="superscript"/>
            </w:rPr>
          </w:rPrChange>
        </w:rPr>
        <w:t>1</w:t>
      </w:r>
      <w:r w:rsidR="00286DA5" w:rsidRPr="001A4FE6">
        <w:rPr>
          <w:rFonts w:ascii="Palatino" w:hAnsi="Palatino"/>
        </w:rPr>
        <w:t xml:space="preserve"> act as sour</w:t>
      </w:r>
      <w:r w:rsidR="0067675A" w:rsidRPr="001A4FE6">
        <w:rPr>
          <w:rFonts w:ascii="Palatino" w:hAnsi="Palatino"/>
        </w:rPr>
        <w:t>ces with opposite phase (compare Fig. 25.2 in Rossing)</w:t>
      </w:r>
      <w:r w:rsidR="00C700CE" w:rsidRPr="001A4FE6">
        <w:rPr>
          <w:rFonts w:ascii="Palatino" w:hAnsi="Palatino"/>
        </w:rPr>
        <w:t xml:space="preserve"> </w:t>
      </w:r>
    </w:p>
    <w:p w14:paraId="039AACE3" w14:textId="2BEB7055" w:rsidR="00FF6947" w:rsidRPr="001A4FE6" w:rsidRDefault="00286DA5" w:rsidP="00BE6394">
      <w:pPr>
        <w:spacing w:before="20" w:after="0" w:line="200" w:lineRule="exact"/>
        <w:ind w:left="360"/>
        <w:jc w:val="both"/>
        <w:rPr>
          <w:rFonts w:ascii="Palatino" w:hAnsi="Palatino"/>
        </w:rPr>
      </w:pPr>
      <w:r w:rsidRPr="001A4FE6">
        <w:rPr>
          <w:rFonts w:ascii="Palatino" w:hAnsi="Palatino"/>
          <w:noProof/>
        </w:rPr>
        <w:drawing>
          <wp:anchor distT="0" distB="0" distL="114300" distR="114300" simplePos="0" relativeHeight="251665408" behindDoc="0" locked="0" layoutInCell="1" allowOverlap="1" wp14:anchorId="22A59BFC" wp14:editId="024138B6">
            <wp:simplePos x="0" y="0"/>
            <wp:positionH relativeFrom="column">
              <wp:posOffset>3200400</wp:posOffset>
            </wp:positionH>
            <wp:positionV relativeFrom="paragraph">
              <wp:posOffset>127000</wp:posOffset>
            </wp:positionV>
            <wp:extent cx="2794000" cy="67310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 47 PIC5.jp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0" t="14664" r="4511" b="11313"/>
                    <a:stretch/>
                  </pic:blipFill>
                  <pic:spPr bwMode="auto">
                    <a:xfrm>
                      <a:off x="0" y="0"/>
                      <a:ext cx="2794000" cy="67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5366A6" w14:textId="36DB4CDC" w:rsidR="003D2E8D" w:rsidRPr="001A4FE6" w:rsidRDefault="00DC4D3A" w:rsidP="00200AD5">
      <w:pPr>
        <w:tabs>
          <w:tab w:val="left" w:pos="6660"/>
        </w:tabs>
        <w:spacing w:before="20" w:after="0" w:line="200" w:lineRule="exact"/>
        <w:jc w:val="both"/>
        <w:rPr>
          <w:rFonts w:ascii="Palatino" w:eastAsia="Courier New" w:hAnsi="Palatino" w:cs="Courier New"/>
          <w:w w:val="104"/>
        </w:rPr>
      </w:pPr>
      <w:r w:rsidRPr="001A4FE6">
        <w:rPr>
          <w:rFonts w:ascii="Palatino" w:hAnsi="Palatino"/>
        </w:rPr>
        <w:br w:type="page"/>
      </w:r>
      <w:r w:rsidR="00861F53" w:rsidRPr="001A4FE6">
        <w:rPr>
          <w:rFonts w:ascii="Palatino" w:eastAsia="Courier New" w:hAnsi="Palatino" w:cs="Courier New"/>
          <w:spacing w:val="-3"/>
        </w:rPr>
        <w:lastRenderedPageBreak/>
        <w:t>T</w:t>
      </w:r>
      <w:r w:rsidR="003D2E8D" w:rsidRPr="001A4FE6">
        <w:rPr>
          <w:rFonts w:ascii="Palatino" w:eastAsia="Courier New" w:hAnsi="Palatino" w:cs="Courier New"/>
          <w:spacing w:val="-3"/>
        </w:rPr>
        <w:t>herefore</w:t>
      </w:r>
      <w:r w:rsidR="003D2E8D" w:rsidRPr="001A4FE6">
        <w:rPr>
          <w:rFonts w:ascii="Palatino" w:eastAsia="Courier New" w:hAnsi="Palatino" w:cs="Courier New"/>
        </w:rPr>
        <w:t>,</w:t>
      </w:r>
      <w:r w:rsidR="003D2E8D" w:rsidRPr="001A4FE6">
        <w:rPr>
          <w:rFonts w:ascii="Palatino" w:eastAsia="Courier New" w:hAnsi="Palatino" w:cs="Courier New"/>
          <w:spacing w:val="23"/>
        </w:rPr>
        <w:t xml:space="preserve"> </w:t>
      </w:r>
      <w:r w:rsidR="003D2E8D" w:rsidRPr="001A4FE6">
        <w:rPr>
          <w:rFonts w:ascii="Palatino" w:eastAsia="Courier New" w:hAnsi="Palatino" w:cs="Courier New"/>
          <w:spacing w:val="-3"/>
        </w:rPr>
        <w:t>constructiv</w:t>
      </w:r>
      <w:r w:rsidR="003D2E8D" w:rsidRPr="001A4FE6">
        <w:rPr>
          <w:rFonts w:ascii="Palatino" w:eastAsia="Courier New" w:hAnsi="Palatino" w:cs="Courier New"/>
        </w:rPr>
        <w:t>e</w:t>
      </w:r>
      <w:r w:rsidR="003D2E8D" w:rsidRPr="001A4FE6">
        <w:rPr>
          <w:rFonts w:ascii="Palatino" w:eastAsia="Courier New" w:hAnsi="Palatino" w:cs="Courier New"/>
          <w:spacing w:val="28"/>
        </w:rPr>
        <w:t xml:space="preserve"> </w:t>
      </w:r>
      <w:r w:rsidR="003D2E8D" w:rsidRPr="001A4FE6">
        <w:rPr>
          <w:rFonts w:ascii="Palatino" w:eastAsia="Courier New" w:hAnsi="Palatino" w:cs="Courier New"/>
          <w:spacing w:val="-3"/>
        </w:rPr>
        <w:t>interferenc</w:t>
      </w:r>
      <w:r w:rsidR="003D2E8D" w:rsidRPr="001A4FE6">
        <w:rPr>
          <w:rFonts w:ascii="Palatino" w:eastAsia="Courier New" w:hAnsi="Palatino" w:cs="Courier New"/>
        </w:rPr>
        <w:t>e</w:t>
      </w:r>
      <w:r w:rsidR="003D2E8D" w:rsidRPr="001A4FE6">
        <w:rPr>
          <w:rFonts w:ascii="Palatino" w:eastAsia="Courier New" w:hAnsi="Palatino" w:cs="Courier New"/>
          <w:spacing w:val="28"/>
        </w:rPr>
        <w:t xml:space="preserve"> </w:t>
      </w:r>
      <w:r w:rsidR="003D2E8D" w:rsidRPr="001A4FE6">
        <w:rPr>
          <w:rFonts w:ascii="Palatino" w:eastAsia="Courier New" w:hAnsi="Palatino" w:cs="Courier New"/>
          <w:spacing w:val="-3"/>
        </w:rPr>
        <w:t>shoul</w:t>
      </w:r>
      <w:r w:rsidR="003D2E8D" w:rsidRPr="001A4FE6">
        <w:rPr>
          <w:rFonts w:ascii="Palatino" w:eastAsia="Courier New" w:hAnsi="Palatino" w:cs="Courier New"/>
        </w:rPr>
        <w:t>d</w:t>
      </w:r>
      <w:r w:rsidR="003D2E8D" w:rsidRPr="001A4FE6">
        <w:rPr>
          <w:rFonts w:ascii="Palatino" w:eastAsia="Courier New" w:hAnsi="Palatino" w:cs="Courier New"/>
          <w:spacing w:val="13"/>
        </w:rPr>
        <w:t xml:space="preserve"> </w:t>
      </w:r>
      <w:r w:rsidR="003D2E8D" w:rsidRPr="001A4FE6">
        <w:rPr>
          <w:rFonts w:ascii="Palatino" w:eastAsia="Courier New" w:hAnsi="Palatino" w:cs="Courier New"/>
          <w:spacing w:val="-3"/>
        </w:rPr>
        <w:t>occu</w:t>
      </w:r>
      <w:r w:rsidR="003D2E8D" w:rsidRPr="001A4FE6">
        <w:rPr>
          <w:rFonts w:ascii="Palatino" w:eastAsia="Courier New" w:hAnsi="Palatino" w:cs="Courier New"/>
        </w:rPr>
        <w:t>r</w:t>
      </w:r>
      <w:r w:rsidR="003D2E8D" w:rsidRPr="001A4FE6">
        <w:rPr>
          <w:rFonts w:ascii="Palatino" w:eastAsia="Courier New" w:hAnsi="Palatino" w:cs="Courier New"/>
          <w:spacing w:val="11"/>
        </w:rPr>
        <w:t xml:space="preserve"> </w:t>
      </w:r>
      <w:r w:rsidR="003D2E8D" w:rsidRPr="001A4FE6">
        <w:rPr>
          <w:rFonts w:ascii="Palatino" w:eastAsia="Courier New" w:hAnsi="Palatino" w:cs="Courier New"/>
          <w:spacing w:val="-3"/>
        </w:rPr>
        <w:t>whe</w:t>
      </w:r>
      <w:r w:rsidR="003D2E8D" w:rsidRPr="001A4FE6">
        <w:rPr>
          <w:rFonts w:ascii="Palatino" w:eastAsia="Courier New" w:hAnsi="Palatino" w:cs="Courier New"/>
        </w:rPr>
        <w:t>n</w:t>
      </w:r>
      <w:r w:rsidR="00200AD5" w:rsidRPr="001A4FE6">
        <w:rPr>
          <w:rFonts w:ascii="Palatino" w:eastAsia="Courier New" w:hAnsi="Palatino" w:cs="Courier New"/>
          <w:spacing w:val="8"/>
        </w:rPr>
        <w:tab/>
      </w:r>
      <w:r w:rsidR="003D2E8D" w:rsidRPr="001A4FE6">
        <w:rPr>
          <w:rFonts w:ascii="Palatino" w:eastAsia="Courier New" w:hAnsi="Palatino" w:cs="Courier New"/>
          <w:w w:val="104"/>
        </w:rPr>
        <w:t>;</w:t>
      </w:r>
    </w:p>
    <w:p w14:paraId="284A52B6" w14:textId="4D758D9D" w:rsidR="00200AD5" w:rsidRPr="001A4FE6" w:rsidRDefault="00736364" w:rsidP="00200AD5">
      <w:pPr>
        <w:tabs>
          <w:tab w:val="left" w:pos="6660"/>
        </w:tabs>
        <w:spacing w:before="20" w:after="0" w:line="200" w:lineRule="exact"/>
        <w:jc w:val="both"/>
        <w:rPr>
          <w:rFonts w:ascii="Palatino" w:hAnsi="Palatino"/>
        </w:rPr>
      </w:pPr>
      <w:bookmarkStart w:id="10" w:name="_GoBack"/>
      <w:r>
        <w:rPr>
          <w:noProof/>
        </w:rPr>
        <w:pict w14:anchorId="4A6403F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162pt;margin-top:7pt;width:64pt;height:39pt;z-index:251670528;mso-position-horizontal-relative:text;mso-position-vertical-relative:text;mso-width-relative:page;mso-height-relative:page">
            <v:imagedata r:id="rId12" o:title=""/>
            <v:textbox style="mso-next-textbox:#_x0000_s1027"/>
          </v:shape>
          <o:OLEObject Type="Embed" ProgID="Equation.3" ShapeID="_x0000_s1027" DrawAspect="Content" ObjectID="_1294140670" r:id="rId13"/>
        </w:pict>
      </w:r>
      <w:bookmarkEnd w:id="10"/>
      <w:r>
        <w:rPr>
          <w:noProof/>
        </w:rPr>
        <w:pict w14:anchorId="20751345">
          <v:shape id="_x0000_s1026" type="#_x0000_t75" style="position:absolute;left:0;text-align:left;margin-left:4in;margin-top:-29pt;width:81pt;height:39pt;z-index:251668480;mso-position-horizontal-relative:text;mso-position-vertical-relative:text;mso-width-relative:page;mso-height-relative:page">
            <v:imagedata r:id="rId14" o:title=""/>
          </v:shape>
          <o:OLEObject Type="Embed" ProgID="Equation.3" ShapeID="_x0000_s1026" DrawAspect="Content" ObjectID="_1294140671" r:id="rId15"/>
        </w:pict>
      </w:r>
    </w:p>
    <w:p w14:paraId="538CF2C2" w14:textId="696C6058" w:rsidR="0011323D" w:rsidRPr="001A4FE6" w:rsidRDefault="003D2E8D" w:rsidP="0011323D">
      <w:pPr>
        <w:tabs>
          <w:tab w:val="left" w:pos="4460"/>
          <w:tab w:val="left" w:pos="6180"/>
          <w:tab w:val="left" w:pos="6280"/>
          <w:tab w:val="left" w:pos="6880"/>
          <w:tab w:val="left" w:pos="7260"/>
          <w:tab w:val="left" w:pos="7560"/>
        </w:tabs>
        <w:spacing w:after="0" w:line="249" w:lineRule="auto"/>
        <w:ind w:right="3960"/>
        <w:jc w:val="both"/>
      </w:pPr>
      <w:r w:rsidRPr="001A4FE6">
        <w:rPr>
          <w:rFonts w:ascii="Palatino" w:eastAsia="Courier New" w:hAnsi="Palatino" w:cs="Courier New"/>
          <w:spacing w:val="-3"/>
        </w:rPr>
        <w:t>bu</w:t>
      </w:r>
      <w:r w:rsidRPr="001A4FE6">
        <w:rPr>
          <w:rFonts w:ascii="Palatino" w:eastAsia="Courier New" w:hAnsi="Palatino" w:cs="Courier New"/>
        </w:rPr>
        <w:t>t</w:t>
      </w:r>
      <w:r w:rsidRPr="001A4FE6">
        <w:rPr>
          <w:rFonts w:ascii="Palatino" w:eastAsia="Courier New" w:hAnsi="Palatino" w:cs="Courier New"/>
          <w:spacing w:val="11"/>
        </w:rPr>
        <w:t xml:space="preserve"> </w:t>
      </w:r>
      <w:r w:rsidRPr="001A4FE6">
        <w:rPr>
          <w:rFonts w:ascii="Palatino" w:eastAsia="Courier New" w:hAnsi="Palatino" w:cs="Courier New"/>
        </w:rPr>
        <w:t>y</w:t>
      </w:r>
      <w:r w:rsidRPr="001A4FE6">
        <w:rPr>
          <w:rFonts w:ascii="Palatino" w:eastAsia="Courier New" w:hAnsi="Palatino" w:cs="Courier New"/>
          <w:spacing w:val="2"/>
        </w:rPr>
        <w:t xml:space="preserve"> </w:t>
      </w:r>
      <w:del w:id="11" w:author="Joliet Junior College Joliet Junior College" w:date="2013-01-20T12:47:00Z">
        <w:r w:rsidRPr="001A4FE6" w:rsidDel="00357B2C">
          <w:rPr>
            <w:rFonts w:ascii="Palatino" w:eastAsia="Courier New" w:hAnsi="Palatino" w:cs="Courier New"/>
          </w:rPr>
          <w:delText>-</w:delText>
        </w:r>
        <w:r w:rsidRPr="001A4FE6" w:rsidDel="00357B2C">
          <w:rPr>
            <w:rFonts w:ascii="Palatino" w:eastAsia="Courier New" w:hAnsi="Palatino" w:cs="Courier New"/>
            <w:spacing w:val="2"/>
          </w:rPr>
          <w:delText xml:space="preserve"> </w:delText>
        </w:r>
      </w:del>
      <w:ins w:id="12" w:author="Joliet Junior College Joliet Junior College" w:date="2013-01-20T12:47:00Z">
        <w:r w:rsidR="00357B2C">
          <w:rPr>
            <w:rFonts w:ascii="Palatino" w:eastAsia="Courier New" w:hAnsi="Palatino" w:cs="Courier New"/>
          </w:rPr>
          <w:t>=</w:t>
        </w:r>
        <w:r w:rsidR="00357B2C" w:rsidRPr="001A4FE6">
          <w:rPr>
            <w:rFonts w:ascii="Palatino" w:eastAsia="Courier New" w:hAnsi="Palatino" w:cs="Courier New"/>
            <w:spacing w:val="2"/>
          </w:rPr>
          <w:t xml:space="preserve"> </w:t>
        </w:r>
      </w:ins>
      <w:r w:rsidRPr="001A4FE6">
        <w:rPr>
          <w:rFonts w:ascii="Palatino" w:eastAsia="Courier New" w:hAnsi="Palatino" w:cs="Courier New"/>
          <w:spacing w:val="-3"/>
        </w:rPr>
        <w:t>d/2</w:t>
      </w:r>
      <w:r w:rsidRPr="001A4FE6">
        <w:rPr>
          <w:rFonts w:ascii="Palatino" w:eastAsia="Courier New" w:hAnsi="Palatino" w:cs="Courier New"/>
        </w:rPr>
        <w:t>,</w:t>
      </w:r>
      <w:r w:rsidRPr="001A4FE6">
        <w:rPr>
          <w:rFonts w:ascii="Palatino" w:eastAsia="Courier New" w:hAnsi="Palatino" w:cs="Courier New"/>
          <w:spacing w:val="15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s</w:t>
      </w:r>
      <w:r w:rsidRPr="001A4FE6">
        <w:rPr>
          <w:rFonts w:ascii="Palatino" w:eastAsia="Courier New" w:hAnsi="Palatino" w:cs="Courier New"/>
        </w:rPr>
        <w:t>o</w:t>
      </w:r>
      <w:r w:rsidRPr="001A4FE6">
        <w:rPr>
          <w:rFonts w:ascii="Palatino" w:eastAsia="Courier New" w:hAnsi="Palatino" w:cs="Courier New"/>
          <w:spacing w:val="7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w</w:t>
      </w:r>
      <w:r w:rsidRPr="001A4FE6">
        <w:rPr>
          <w:rFonts w:ascii="Palatino" w:eastAsia="Courier New" w:hAnsi="Palatino" w:cs="Courier New"/>
        </w:rPr>
        <w:t>e</w:t>
      </w:r>
      <w:r w:rsidRPr="001A4FE6">
        <w:rPr>
          <w:rFonts w:ascii="Palatino" w:eastAsia="Courier New" w:hAnsi="Palatino" w:cs="Courier New"/>
          <w:spacing w:val="7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ca</w:t>
      </w:r>
      <w:r w:rsidRPr="001A4FE6">
        <w:rPr>
          <w:rFonts w:ascii="Palatino" w:eastAsia="Courier New" w:hAnsi="Palatino" w:cs="Courier New"/>
        </w:rPr>
        <w:t>n</w:t>
      </w:r>
      <w:r w:rsidRPr="001A4FE6">
        <w:rPr>
          <w:rFonts w:ascii="Palatino" w:eastAsia="Courier New" w:hAnsi="Palatino" w:cs="Courier New"/>
          <w:spacing w:val="11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writ</w:t>
      </w:r>
      <w:r w:rsidRPr="001A4FE6">
        <w:rPr>
          <w:rFonts w:ascii="Palatino" w:eastAsia="Courier New" w:hAnsi="Palatino" w:cs="Courier New"/>
        </w:rPr>
        <w:t>e</w:t>
      </w:r>
      <w:r w:rsidRPr="001A4FE6">
        <w:rPr>
          <w:rFonts w:ascii="Palatino" w:eastAsia="Courier New" w:hAnsi="Palatino" w:cs="Courier New"/>
          <w:spacing w:val="20"/>
        </w:rPr>
        <w:t xml:space="preserve"> </w:t>
      </w:r>
      <w:r w:rsidR="00200AD5" w:rsidRPr="001A4FE6">
        <w:t xml:space="preserve"> </w:t>
      </w:r>
    </w:p>
    <w:p w14:paraId="5E7750ED" w14:textId="211B64F8" w:rsidR="0011323D" w:rsidRPr="001A4FE6" w:rsidRDefault="0011323D" w:rsidP="0011323D">
      <w:pPr>
        <w:tabs>
          <w:tab w:val="left" w:pos="4460"/>
          <w:tab w:val="left" w:pos="6180"/>
          <w:tab w:val="left" w:pos="6280"/>
          <w:tab w:val="left" w:pos="6880"/>
          <w:tab w:val="left" w:pos="7260"/>
          <w:tab w:val="left" w:pos="7560"/>
        </w:tabs>
        <w:spacing w:after="0" w:line="249" w:lineRule="auto"/>
        <w:ind w:right="3960"/>
        <w:jc w:val="both"/>
      </w:pPr>
      <w:r w:rsidRPr="001A4FE6">
        <w:rPr>
          <w:rFonts w:ascii="Palatino" w:hAnsi="Palatino"/>
          <w:noProof/>
        </w:rPr>
        <w:drawing>
          <wp:anchor distT="0" distB="0" distL="114300" distR="114300" simplePos="0" relativeHeight="251666432" behindDoc="0" locked="0" layoutInCell="1" allowOverlap="1" wp14:anchorId="7D9D3B48" wp14:editId="32FD4A72">
            <wp:simplePos x="0" y="0"/>
            <wp:positionH relativeFrom="column">
              <wp:posOffset>3886200</wp:posOffset>
            </wp:positionH>
            <wp:positionV relativeFrom="paragraph">
              <wp:posOffset>33020</wp:posOffset>
            </wp:positionV>
            <wp:extent cx="2057400" cy="100266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 47 PIC 6.jp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2" t="4946" r="3125" b="8273"/>
                    <a:stretch/>
                  </pic:blipFill>
                  <pic:spPr bwMode="auto">
                    <a:xfrm>
                      <a:off x="0" y="0"/>
                      <a:ext cx="2057400" cy="1002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0AD5" w:rsidRPr="001A4FE6">
        <w:t xml:space="preserve"> </w:t>
      </w:r>
      <w:r w:rsidR="00200AD5" w:rsidRPr="001A4FE6">
        <w:tab/>
      </w:r>
    </w:p>
    <w:p w14:paraId="36DC3605" w14:textId="77777777" w:rsidR="001A4FE6" w:rsidRDefault="001A4FE6" w:rsidP="0011323D">
      <w:pPr>
        <w:tabs>
          <w:tab w:val="left" w:pos="4460"/>
          <w:tab w:val="left" w:pos="6180"/>
          <w:tab w:val="left" w:pos="6280"/>
          <w:tab w:val="left" w:pos="6880"/>
          <w:tab w:val="left" w:pos="7260"/>
          <w:tab w:val="left" w:pos="7560"/>
        </w:tabs>
        <w:spacing w:after="0" w:line="249" w:lineRule="auto"/>
        <w:ind w:right="3960"/>
        <w:jc w:val="both"/>
        <w:rPr>
          <w:rFonts w:ascii="Palatino" w:eastAsia="Courier New" w:hAnsi="Palatino" w:cs="Courier New"/>
          <w:spacing w:val="-3"/>
        </w:rPr>
      </w:pPr>
    </w:p>
    <w:p w14:paraId="4F0CBD8E" w14:textId="5F4DF1DC" w:rsidR="003D2E8D" w:rsidRPr="001A4FE6" w:rsidRDefault="003D2E8D" w:rsidP="0011323D">
      <w:pPr>
        <w:tabs>
          <w:tab w:val="left" w:pos="4460"/>
          <w:tab w:val="left" w:pos="6180"/>
          <w:tab w:val="left" w:pos="6280"/>
          <w:tab w:val="left" w:pos="6880"/>
          <w:tab w:val="left" w:pos="7260"/>
          <w:tab w:val="left" w:pos="7560"/>
        </w:tabs>
        <w:spacing w:after="0" w:line="249" w:lineRule="auto"/>
        <w:ind w:right="3960"/>
        <w:jc w:val="both"/>
        <w:rPr>
          <w:rFonts w:ascii="Palatino" w:eastAsia="Courier New" w:hAnsi="Palatino" w:cs="Courier New"/>
        </w:rPr>
      </w:pPr>
      <w:r w:rsidRPr="001A4FE6">
        <w:rPr>
          <w:rFonts w:ascii="Palatino" w:eastAsia="Courier New" w:hAnsi="Palatino" w:cs="Courier New"/>
          <w:spacing w:val="-3"/>
        </w:rPr>
        <w:t>a</w:t>
      </w:r>
      <w:r w:rsidRPr="001A4FE6">
        <w:rPr>
          <w:rFonts w:ascii="Palatino" w:eastAsia="Courier New" w:hAnsi="Palatino" w:cs="Courier New"/>
        </w:rPr>
        <w:t>s</w:t>
      </w:r>
      <w:r w:rsidRPr="001A4FE6">
        <w:rPr>
          <w:rFonts w:ascii="Palatino" w:eastAsia="Courier New" w:hAnsi="Palatino" w:cs="Courier New"/>
          <w:spacing w:val="5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th</w:t>
      </w:r>
      <w:r w:rsidRPr="001A4FE6">
        <w:rPr>
          <w:rFonts w:ascii="Palatino" w:eastAsia="Courier New" w:hAnsi="Palatino" w:cs="Courier New"/>
        </w:rPr>
        <w:t>e</w:t>
      </w:r>
      <w:r w:rsidRPr="001A4FE6">
        <w:rPr>
          <w:rFonts w:ascii="Palatino" w:eastAsia="Courier New" w:hAnsi="Palatino" w:cs="Courier New"/>
          <w:spacing w:val="8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conditio</w:t>
      </w:r>
      <w:r w:rsidRPr="001A4FE6">
        <w:rPr>
          <w:rFonts w:ascii="Palatino" w:eastAsia="Courier New" w:hAnsi="Palatino" w:cs="Courier New"/>
        </w:rPr>
        <w:t>n</w:t>
      </w:r>
      <w:r w:rsidR="0011323D" w:rsidRPr="001A4FE6">
        <w:rPr>
          <w:rFonts w:ascii="Palatino" w:eastAsia="Courier New" w:hAnsi="Palatino" w:cs="Courier New"/>
        </w:rPr>
        <w:t xml:space="preserve"> </w:t>
      </w:r>
      <w:r w:rsidRPr="001A4FE6">
        <w:rPr>
          <w:rFonts w:ascii="Palatino" w:eastAsia="Courier New" w:hAnsi="Palatino" w:cs="Courier New"/>
        </w:rPr>
        <w:t>for a ma</w:t>
      </w:r>
      <w:r w:rsidR="0011323D" w:rsidRPr="001A4FE6">
        <w:rPr>
          <w:rFonts w:ascii="Palatino" w:eastAsia="Courier New" w:hAnsi="Palatino" w:cs="Courier New"/>
        </w:rPr>
        <w:t>x</w:t>
      </w:r>
      <w:r w:rsidRPr="001A4FE6">
        <w:rPr>
          <w:rFonts w:ascii="Palatino" w:eastAsia="Courier New" w:hAnsi="Palatino" w:cs="Courier New"/>
        </w:rPr>
        <w:t>imum.</w:t>
      </w:r>
    </w:p>
    <w:p w14:paraId="36D0D597" w14:textId="61647CE2" w:rsidR="003D2E8D" w:rsidRPr="001A4FE6" w:rsidRDefault="003D2E8D" w:rsidP="0011323D">
      <w:pPr>
        <w:tabs>
          <w:tab w:val="left" w:pos="4460"/>
          <w:tab w:val="left" w:pos="6180"/>
          <w:tab w:val="left" w:pos="6280"/>
          <w:tab w:val="left" w:pos="6880"/>
          <w:tab w:val="left" w:pos="7260"/>
          <w:tab w:val="left" w:pos="7560"/>
        </w:tabs>
        <w:spacing w:after="0" w:line="249" w:lineRule="auto"/>
        <w:ind w:right="3960"/>
        <w:jc w:val="both"/>
        <w:rPr>
          <w:rFonts w:ascii="Palatino" w:eastAsia="Courier New" w:hAnsi="Palatino" w:cs="Courier New"/>
        </w:rPr>
      </w:pPr>
    </w:p>
    <w:p w14:paraId="65A805F0" w14:textId="3CA56170" w:rsidR="003D2E8D" w:rsidRPr="001A4FE6" w:rsidRDefault="003D2E8D" w:rsidP="0011323D">
      <w:pPr>
        <w:tabs>
          <w:tab w:val="left" w:pos="4460"/>
          <w:tab w:val="left" w:pos="6180"/>
          <w:tab w:val="left" w:pos="6280"/>
          <w:tab w:val="left" w:pos="6880"/>
          <w:tab w:val="left" w:pos="7260"/>
          <w:tab w:val="left" w:pos="7560"/>
        </w:tabs>
        <w:spacing w:after="0" w:line="249" w:lineRule="auto"/>
        <w:ind w:right="3960"/>
        <w:jc w:val="both"/>
        <w:rPr>
          <w:rFonts w:ascii="Palatino" w:eastAsia="Courier New" w:hAnsi="Palatino" w:cs="Courier New"/>
        </w:rPr>
      </w:pPr>
      <w:r w:rsidRPr="001A4FE6">
        <w:rPr>
          <w:rFonts w:ascii="Palatino" w:eastAsia="Courier New" w:hAnsi="Palatino" w:cs="Courier New"/>
          <w:spacing w:val="-3"/>
        </w:rPr>
        <w:t>Th</w:t>
      </w:r>
      <w:r w:rsidRPr="001A4FE6">
        <w:rPr>
          <w:rFonts w:ascii="Palatino" w:eastAsia="Courier New" w:hAnsi="Palatino" w:cs="Courier New"/>
        </w:rPr>
        <w:t>e</w:t>
      </w:r>
      <w:r w:rsidRPr="001A4FE6">
        <w:rPr>
          <w:rFonts w:ascii="Palatino" w:eastAsia="Courier New" w:hAnsi="Palatino" w:cs="Courier New"/>
          <w:spacing w:val="8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diffractio</w:t>
      </w:r>
      <w:r w:rsidRPr="001A4FE6">
        <w:rPr>
          <w:rFonts w:ascii="Palatino" w:eastAsia="Courier New" w:hAnsi="Palatino" w:cs="Courier New"/>
        </w:rPr>
        <w:t>n</w:t>
      </w:r>
      <w:r w:rsidRPr="001A4FE6">
        <w:rPr>
          <w:rFonts w:ascii="Palatino" w:eastAsia="Courier New" w:hAnsi="Palatino" w:cs="Courier New"/>
          <w:spacing w:val="36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patter</w:t>
      </w:r>
      <w:r w:rsidRPr="001A4FE6">
        <w:rPr>
          <w:rFonts w:ascii="Palatino" w:eastAsia="Courier New" w:hAnsi="Palatino" w:cs="Courier New"/>
        </w:rPr>
        <w:t>n</w:t>
      </w:r>
      <w:r w:rsidRPr="001A4FE6">
        <w:rPr>
          <w:rFonts w:ascii="Palatino" w:eastAsia="Courier New" w:hAnsi="Palatino" w:cs="Courier New"/>
          <w:spacing w:val="22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o</w:t>
      </w:r>
      <w:r w:rsidRPr="001A4FE6">
        <w:rPr>
          <w:rFonts w:ascii="Palatino" w:eastAsia="Courier New" w:hAnsi="Palatino" w:cs="Courier New"/>
        </w:rPr>
        <w:t>f</w:t>
      </w:r>
      <w:r w:rsidRPr="001A4FE6">
        <w:rPr>
          <w:rFonts w:ascii="Palatino" w:eastAsia="Courier New" w:hAnsi="Palatino" w:cs="Courier New"/>
          <w:spacing w:val="5"/>
        </w:rPr>
        <w:t xml:space="preserve"> </w:t>
      </w:r>
      <w:r w:rsidRPr="001A4FE6">
        <w:rPr>
          <w:rFonts w:ascii="Palatino" w:eastAsia="Courier New" w:hAnsi="Palatino" w:cs="Courier New"/>
        </w:rPr>
        <w:t>a</w:t>
      </w:r>
      <w:r w:rsidRPr="001A4FE6">
        <w:rPr>
          <w:rFonts w:ascii="Palatino" w:eastAsia="Courier New" w:hAnsi="Palatino" w:cs="Courier New"/>
          <w:spacing w:val="1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singl</w:t>
      </w:r>
      <w:r w:rsidRPr="001A4FE6">
        <w:rPr>
          <w:rFonts w:ascii="Palatino" w:eastAsia="Courier New" w:hAnsi="Palatino" w:cs="Courier New"/>
        </w:rPr>
        <w:t>e</w:t>
      </w:r>
      <w:r w:rsidR="0011323D" w:rsidRPr="001A4FE6">
        <w:rPr>
          <w:rFonts w:ascii="Palatino" w:eastAsia="Courier New" w:hAnsi="Palatino" w:cs="Courier New"/>
          <w:spacing w:val="19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sli</w:t>
      </w:r>
      <w:r w:rsidRPr="001A4FE6">
        <w:rPr>
          <w:rFonts w:ascii="Palatino" w:eastAsia="Courier New" w:hAnsi="Palatino" w:cs="Courier New"/>
        </w:rPr>
        <w:t>t</w:t>
      </w:r>
      <w:r w:rsidRPr="001A4FE6">
        <w:rPr>
          <w:rFonts w:ascii="Palatino" w:eastAsia="Courier New" w:hAnsi="Palatino" w:cs="Courier New"/>
          <w:spacing w:val="-100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consist</w:t>
      </w:r>
      <w:r w:rsidRPr="001A4FE6">
        <w:rPr>
          <w:rFonts w:ascii="Palatino" w:eastAsia="Courier New" w:hAnsi="Palatino" w:cs="Courier New"/>
        </w:rPr>
        <w:t>s</w:t>
      </w:r>
      <w:r w:rsidRPr="001A4FE6">
        <w:rPr>
          <w:rFonts w:ascii="Palatino" w:eastAsia="Courier New" w:hAnsi="Palatino" w:cs="Courier New"/>
          <w:spacing w:val="-2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o</w:t>
      </w:r>
      <w:r w:rsidRPr="001A4FE6">
        <w:rPr>
          <w:rFonts w:ascii="Palatino" w:eastAsia="Courier New" w:hAnsi="Palatino" w:cs="Courier New"/>
        </w:rPr>
        <w:t>f</w:t>
      </w:r>
      <w:r w:rsidRPr="001A4FE6">
        <w:rPr>
          <w:rFonts w:ascii="Palatino" w:eastAsia="Courier New" w:hAnsi="Palatino" w:cs="Courier New"/>
          <w:spacing w:val="5"/>
        </w:rPr>
        <w:t xml:space="preserve"> </w:t>
      </w:r>
      <w:r w:rsidRPr="001A4FE6">
        <w:rPr>
          <w:rFonts w:ascii="Palatino" w:eastAsia="Courier New" w:hAnsi="Palatino" w:cs="Courier New"/>
        </w:rPr>
        <w:t>a</w:t>
      </w:r>
      <w:r w:rsidRPr="001A4FE6">
        <w:rPr>
          <w:rFonts w:ascii="Palatino" w:eastAsia="Courier New" w:hAnsi="Palatino" w:cs="Courier New"/>
          <w:spacing w:val="1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centra</w:t>
      </w:r>
      <w:r w:rsidRPr="001A4FE6">
        <w:rPr>
          <w:rFonts w:ascii="Palatino" w:eastAsia="Courier New" w:hAnsi="Palatino" w:cs="Courier New"/>
        </w:rPr>
        <w:t>l</w:t>
      </w:r>
      <w:r w:rsidR="0011323D" w:rsidRPr="001A4FE6">
        <w:rPr>
          <w:rFonts w:ascii="Palatino" w:eastAsia="Courier New" w:hAnsi="Palatino" w:cs="Courier New"/>
          <w:spacing w:val="22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maximu</w:t>
      </w:r>
      <w:r w:rsidRPr="001A4FE6">
        <w:rPr>
          <w:rFonts w:ascii="Palatino" w:eastAsia="Courier New" w:hAnsi="Palatino" w:cs="Courier New"/>
        </w:rPr>
        <w:t>m</w:t>
      </w:r>
      <w:r w:rsidRPr="001A4FE6">
        <w:rPr>
          <w:rFonts w:ascii="Palatino" w:eastAsia="Courier New" w:hAnsi="Palatino" w:cs="Courier New"/>
          <w:spacing w:val="22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alon</w:t>
      </w:r>
      <w:r w:rsidRPr="001A4FE6">
        <w:rPr>
          <w:rFonts w:ascii="Palatino" w:eastAsia="Courier New" w:hAnsi="Palatino" w:cs="Courier New"/>
        </w:rPr>
        <w:t>g</w:t>
      </w:r>
      <w:r w:rsidRPr="001A4FE6">
        <w:rPr>
          <w:rFonts w:ascii="Palatino" w:eastAsia="Courier New" w:hAnsi="Palatino" w:cs="Courier New"/>
          <w:spacing w:val="15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wit</w:t>
      </w:r>
      <w:r w:rsidRPr="001A4FE6">
        <w:rPr>
          <w:rFonts w:ascii="Palatino" w:eastAsia="Courier New" w:hAnsi="Palatino" w:cs="Courier New"/>
        </w:rPr>
        <w:t>h</w:t>
      </w:r>
      <w:r w:rsidR="0011323D" w:rsidRPr="001A4FE6">
        <w:rPr>
          <w:rFonts w:ascii="Palatino" w:eastAsia="Courier New" w:hAnsi="Palatino" w:cs="Courier New"/>
        </w:rPr>
        <w:t xml:space="preserve"> </w:t>
      </w:r>
      <w:r w:rsidRPr="001A4FE6">
        <w:rPr>
          <w:rFonts w:ascii="Palatino" w:eastAsia="Courier New" w:hAnsi="Palatino" w:cs="Courier New"/>
          <w:spacing w:val="-3"/>
          <w:w w:val="103"/>
        </w:rPr>
        <w:t>seconda</w:t>
      </w:r>
      <w:r w:rsidR="0011323D" w:rsidRPr="001A4FE6">
        <w:rPr>
          <w:rFonts w:ascii="Palatino" w:eastAsia="Courier New" w:hAnsi="Palatino" w:cs="Courier New"/>
          <w:spacing w:val="-3"/>
          <w:w w:val="103"/>
        </w:rPr>
        <w:t>ry</w:t>
      </w:r>
      <w:r w:rsidRPr="001A4FE6">
        <w:rPr>
          <w:rFonts w:ascii="Palatino" w:eastAsia="Courier New" w:hAnsi="Palatino" w:cs="Courier New"/>
          <w:spacing w:val="-2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maxim</w:t>
      </w:r>
      <w:r w:rsidRPr="001A4FE6">
        <w:rPr>
          <w:rFonts w:ascii="Palatino" w:eastAsia="Courier New" w:hAnsi="Palatino" w:cs="Courier New"/>
        </w:rPr>
        <w:t>a</w:t>
      </w:r>
      <w:r w:rsidRPr="001A4FE6">
        <w:rPr>
          <w:rFonts w:ascii="Palatino" w:eastAsia="Courier New" w:hAnsi="Palatino" w:cs="Courier New"/>
          <w:spacing w:val="19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o</w:t>
      </w:r>
      <w:r w:rsidRPr="001A4FE6">
        <w:rPr>
          <w:rFonts w:ascii="Palatino" w:eastAsia="Courier New" w:hAnsi="Palatino" w:cs="Courier New"/>
        </w:rPr>
        <w:t>n</w:t>
      </w:r>
      <w:r w:rsidRPr="001A4FE6">
        <w:rPr>
          <w:rFonts w:ascii="Palatino" w:eastAsia="Courier New" w:hAnsi="Palatino" w:cs="Courier New"/>
          <w:spacing w:val="5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eithe</w:t>
      </w:r>
      <w:r w:rsidRPr="001A4FE6">
        <w:rPr>
          <w:rFonts w:ascii="Palatino" w:eastAsia="Courier New" w:hAnsi="Palatino" w:cs="Courier New"/>
        </w:rPr>
        <w:t>r</w:t>
      </w:r>
      <w:r w:rsidRPr="001A4FE6">
        <w:rPr>
          <w:rFonts w:ascii="Palatino" w:eastAsia="Courier New" w:hAnsi="Palatino" w:cs="Courier New"/>
          <w:spacing w:val="19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side</w:t>
      </w:r>
      <w:r w:rsidRPr="001A4FE6">
        <w:rPr>
          <w:rFonts w:ascii="Palatino" w:eastAsia="Courier New" w:hAnsi="Palatino" w:cs="Courier New"/>
        </w:rPr>
        <w:t>.</w:t>
      </w:r>
      <w:r w:rsidRPr="001A4FE6">
        <w:rPr>
          <w:rFonts w:ascii="Palatino" w:eastAsia="Courier New" w:hAnsi="Palatino" w:cs="Courier New"/>
          <w:spacing w:val="-97"/>
        </w:rPr>
        <w:t xml:space="preserve"> </w:t>
      </w:r>
      <w:r w:rsidR="0011323D" w:rsidRPr="001A4FE6">
        <w:rPr>
          <w:rFonts w:ascii="Palatino" w:eastAsia="Courier New" w:hAnsi="Palatino" w:cs="Courier New"/>
        </w:rPr>
        <w:t xml:space="preserve">  </w:t>
      </w:r>
      <w:r w:rsidRPr="001A4FE6">
        <w:rPr>
          <w:rFonts w:ascii="Palatino" w:eastAsia="Courier New" w:hAnsi="Palatino" w:cs="Courier New"/>
          <w:spacing w:val="-3"/>
        </w:rPr>
        <w:t>Th</w:t>
      </w:r>
      <w:r w:rsidRPr="001A4FE6">
        <w:rPr>
          <w:rFonts w:ascii="Palatino" w:eastAsia="Courier New" w:hAnsi="Palatino" w:cs="Courier New"/>
        </w:rPr>
        <w:t>e</w:t>
      </w:r>
      <w:r w:rsidRPr="001A4FE6">
        <w:rPr>
          <w:rFonts w:ascii="Palatino" w:eastAsia="Courier New" w:hAnsi="Palatino" w:cs="Courier New"/>
          <w:spacing w:val="8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widt</w:t>
      </w:r>
      <w:r w:rsidRPr="001A4FE6">
        <w:rPr>
          <w:rFonts w:ascii="Palatino" w:eastAsia="Courier New" w:hAnsi="Palatino" w:cs="Courier New"/>
        </w:rPr>
        <w:t>h</w:t>
      </w:r>
      <w:r w:rsidRPr="001A4FE6">
        <w:rPr>
          <w:rFonts w:ascii="Palatino" w:eastAsia="Courier New" w:hAnsi="Palatino" w:cs="Courier New"/>
          <w:spacing w:val="15"/>
        </w:rPr>
        <w:t xml:space="preserve"> </w:t>
      </w:r>
      <w:r w:rsidRPr="001A4FE6">
        <w:rPr>
          <w:rFonts w:ascii="Palatino" w:eastAsia="Courier New" w:hAnsi="Palatino" w:cs="Courier New"/>
        </w:rPr>
        <w:t>w</w:t>
      </w:r>
      <w:r w:rsidR="0011323D" w:rsidRPr="001A4FE6">
        <w:rPr>
          <w:rFonts w:ascii="Palatino" w:eastAsia="Courier New" w:hAnsi="Palatino" w:cs="Courier New"/>
        </w:rPr>
        <w:t xml:space="preserve"> </w:t>
      </w:r>
      <w:r w:rsidRPr="001A4FE6">
        <w:rPr>
          <w:rFonts w:ascii="Palatino" w:eastAsia="Courier New" w:hAnsi="Palatino" w:cs="Courier New"/>
          <w:spacing w:val="-111"/>
        </w:rPr>
        <w:t xml:space="preserve"> </w:t>
      </w:r>
      <w:r w:rsidR="0011323D" w:rsidRPr="001A4FE6">
        <w:rPr>
          <w:rFonts w:ascii="Palatino" w:eastAsia="Courier New" w:hAnsi="Palatino" w:cs="Courier New"/>
          <w:spacing w:val="-111"/>
        </w:rPr>
        <w:t xml:space="preserve">   </w:t>
      </w:r>
      <w:r w:rsidRPr="001A4FE6">
        <w:rPr>
          <w:rFonts w:ascii="Palatino" w:eastAsia="Courier New" w:hAnsi="Palatino" w:cs="Courier New"/>
          <w:spacing w:val="-3"/>
          <w:w w:val="102"/>
        </w:rPr>
        <w:t>o</w:t>
      </w:r>
      <w:r w:rsidRPr="001A4FE6">
        <w:rPr>
          <w:rFonts w:ascii="Palatino" w:eastAsia="Courier New" w:hAnsi="Palatino" w:cs="Courier New"/>
          <w:w w:val="102"/>
        </w:rPr>
        <w:t>f</w:t>
      </w:r>
      <w:r w:rsidRPr="001A4FE6">
        <w:rPr>
          <w:rFonts w:ascii="Palatino" w:eastAsia="Courier New" w:hAnsi="Palatino" w:cs="Courier New"/>
          <w:spacing w:val="-2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th</w:t>
      </w:r>
      <w:r w:rsidRPr="001A4FE6">
        <w:rPr>
          <w:rFonts w:ascii="Palatino" w:eastAsia="Courier New" w:hAnsi="Palatino" w:cs="Courier New"/>
        </w:rPr>
        <w:t>e</w:t>
      </w:r>
      <w:r w:rsidRPr="001A4FE6">
        <w:rPr>
          <w:rFonts w:ascii="Palatino" w:eastAsia="Courier New" w:hAnsi="Palatino" w:cs="Courier New"/>
          <w:spacing w:val="6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centra</w:t>
      </w:r>
      <w:r w:rsidRPr="001A4FE6">
        <w:rPr>
          <w:rFonts w:ascii="Palatino" w:eastAsia="Courier New" w:hAnsi="Palatino" w:cs="Courier New"/>
        </w:rPr>
        <w:t>l</w:t>
      </w:r>
      <w:r w:rsidRPr="001A4FE6">
        <w:rPr>
          <w:rFonts w:ascii="Palatino" w:eastAsia="Courier New" w:hAnsi="Palatino" w:cs="Courier New"/>
          <w:spacing w:val="16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maximu</w:t>
      </w:r>
      <w:r w:rsidRPr="001A4FE6">
        <w:rPr>
          <w:rFonts w:ascii="Palatino" w:eastAsia="Courier New" w:hAnsi="Palatino" w:cs="Courier New"/>
        </w:rPr>
        <w:t>m</w:t>
      </w:r>
      <w:r w:rsidRPr="001A4FE6">
        <w:rPr>
          <w:rFonts w:ascii="Palatino" w:eastAsia="Courier New" w:hAnsi="Palatino" w:cs="Courier New"/>
          <w:spacing w:val="16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i</w:t>
      </w:r>
      <w:r w:rsidRPr="001A4FE6">
        <w:rPr>
          <w:rFonts w:ascii="Palatino" w:eastAsia="Courier New" w:hAnsi="Palatino" w:cs="Courier New"/>
        </w:rPr>
        <w:t>s</w:t>
      </w:r>
      <w:r w:rsidRPr="001A4FE6">
        <w:rPr>
          <w:rFonts w:ascii="Palatino" w:eastAsia="Courier New" w:hAnsi="Palatino" w:cs="Courier New"/>
          <w:spacing w:val="3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give</w:t>
      </w:r>
      <w:r w:rsidRPr="001A4FE6">
        <w:rPr>
          <w:rFonts w:ascii="Palatino" w:eastAsia="Courier New" w:hAnsi="Palatino" w:cs="Courier New"/>
        </w:rPr>
        <w:t>n</w:t>
      </w:r>
      <w:r w:rsidRPr="001A4FE6">
        <w:rPr>
          <w:rFonts w:ascii="Palatino" w:eastAsia="Courier New" w:hAnsi="Palatino" w:cs="Courier New"/>
          <w:spacing w:val="11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approximatel</w:t>
      </w:r>
      <w:r w:rsidRPr="001A4FE6">
        <w:rPr>
          <w:rFonts w:ascii="Palatino" w:eastAsia="Courier New" w:hAnsi="Palatino" w:cs="Courier New"/>
        </w:rPr>
        <w:t>y</w:t>
      </w:r>
      <w:r w:rsidRPr="001A4FE6">
        <w:rPr>
          <w:rFonts w:ascii="Palatino" w:eastAsia="Courier New" w:hAnsi="Palatino" w:cs="Courier New"/>
          <w:spacing w:val="-93"/>
        </w:rPr>
        <w:t xml:space="preserve"> </w:t>
      </w:r>
      <w:r w:rsidR="0011323D" w:rsidRPr="001A4FE6">
        <w:rPr>
          <w:rFonts w:ascii="Palatino" w:eastAsia="Courier New" w:hAnsi="Palatino" w:cs="Courier New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b</w:t>
      </w:r>
      <w:r w:rsidRPr="001A4FE6">
        <w:rPr>
          <w:rFonts w:ascii="Palatino" w:eastAsia="Courier New" w:hAnsi="Palatino" w:cs="Courier New"/>
        </w:rPr>
        <w:t>y</w:t>
      </w:r>
      <w:r w:rsidRPr="001A4FE6">
        <w:rPr>
          <w:rFonts w:ascii="Palatino" w:eastAsia="Courier New" w:hAnsi="Palatino" w:cs="Courier New"/>
          <w:spacing w:val="3"/>
        </w:rPr>
        <w:t xml:space="preserve"> </w:t>
      </w:r>
      <w:r w:rsidR="0011323D" w:rsidRPr="001A4FE6">
        <w:rPr>
          <w:position w:val="-24"/>
        </w:rPr>
        <w:object w:dxaOrig="1000" w:dyaOrig="640" w14:anchorId="2CE824C4">
          <v:shape id="_x0000_i1027" type="#_x0000_t75" style="width:50pt;height:32pt" o:ole="">
            <v:imagedata r:id="rId17" o:title=""/>
          </v:shape>
          <o:OLEObject Type="Embed" ProgID="Equation.3" ShapeID="_x0000_i1027" DrawAspect="Content" ObjectID="_1294140669" r:id="rId18"/>
        </w:object>
      </w:r>
      <w:r w:rsidRPr="001A4FE6">
        <w:rPr>
          <w:rFonts w:ascii="Palatino" w:eastAsia="Courier New" w:hAnsi="Palatino" w:cs="Courier New"/>
          <w:u w:val="single" w:color="000000"/>
        </w:rPr>
        <w:t>,</w:t>
      </w:r>
      <w:r w:rsidRPr="001A4FE6">
        <w:rPr>
          <w:rFonts w:ascii="Palatino" w:eastAsia="Courier New" w:hAnsi="Palatino" w:cs="Courier New"/>
          <w:spacing w:val="3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wher</w:t>
      </w:r>
      <w:r w:rsidRPr="001A4FE6">
        <w:rPr>
          <w:rFonts w:ascii="Palatino" w:eastAsia="Courier New" w:hAnsi="Palatino" w:cs="Courier New"/>
        </w:rPr>
        <w:t>e</w:t>
      </w:r>
      <w:r w:rsidRPr="001A4FE6">
        <w:rPr>
          <w:rFonts w:ascii="Palatino" w:eastAsia="Courier New" w:hAnsi="Palatino" w:cs="Courier New"/>
          <w:spacing w:val="11"/>
        </w:rPr>
        <w:t xml:space="preserve"> </w:t>
      </w:r>
      <w:r w:rsidRPr="001A4FE6">
        <w:rPr>
          <w:rFonts w:ascii="Palatino" w:eastAsia="Courier New" w:hAnsi="Palatino" w:cs="Courier New"/>
        </w:rPr>
        <w:t>a</w:t>
      </w:r>
      <w:r w:rsidRPr="001A4FE6">
        <w:rPr>
          <w:rFonts w:ascii="Palatino" w:eastAsia="Courier New" w:hAnsi="Palatino" w:cs="Courier New"/>
          <w:spacing w:val="1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i</w:t>
      </w:r>
      <w:r w:rsidRPr="001A4FE6">
        <w:rPr>
          <w:rFonts w:ascii="Palatino" w:eastAsia="Courier New" w:hAnsi="Palatino" w:cs="Courier New"/>
        </w:rPr>
        <w:t>s</w:t>
      </w:r>
      <w:r w:rsidRPr="001A4FE6">
        <w:rPr>
          <w:rFonts w:ascii="Palatino" w:eastAsia="Courier New" w:hAnsi="Palatino" w:cs="Courier New"/>
          <w:spacing w:val="3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th</w:t>
      </w:r>
      <w:r w:rsidRPr="001A4FE6">
        <w:rPr>
          <w:rFonts w:ascii="Palatino" w:eastAsia="Courier New" w:hAnsi="Palatino" w:cs="Courier New"/>
        </w:rPr>
        <w:t>e</w:t>
      </w:r>
      <w:r w:rsidRPr="001A4FE6">
        <w:rPr>
          <w:rFonts w:ascii="Palatino" w:eastAsia="Courier New" w:hAnsi="Palatino" w:cs="Courier New"/>
          <w:spacing w:val="6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widt</w:t>
      </w:r>
      <w:r w:rsidRPr="001A4FE6">
        <w:rPr>
          <w:rFonts w:ascii="Palatino" w:eastAsia="Courier New" w:hAnsi="Palatino" w:cs="Courier New"/>
        </w:rPr>
        <w:t>h</w:t>
      </w:r>
      <w:r w:rsidRPr="001A4FE6">
        <w:rPr>
          <w:rFonts w:ascii="Palatino" w:eastAsia="Courier New" w:hAnsi="Palatino" w:cs="Courier New"/>
          <w:spacing w:val="11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o</w:t>
      </w:r>
      <w:r w:rsidRPr="001A4FE6">
        <w:rPr>
          <w:rFonts w:ascii="Palatino" w:eastAsia="Courier New" w:hAnsi="Palatino" w:cs="Courier New"/>
        </w:rPr>
        <w:t>f</w:t>
      </w:r>
      <w:r w:rsidRPr="001A4FE6">
        <w:rPr>
          <w:rFonts w:ascii="Palatino" w:eastAsia="Courier New" w:hAnsi="Palatino" w:cs="Courier New"/>
          <w:spacing w:val="3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th</w:t>
      </w:r>
      <w:r w:rsidRPr="001A4FE6">
        <w:rPr>
          <w:rFonts w:ascii="Palatino" w:eastAsia="Courier New" w:hAnsi="Palatino" w:cs="Courier New"/>
        </w:rPr>
        <w:t>e</w:t>
      </w:r>
      <w:r w:rsidRPr="001A4FE6">
        <w:rPr>
          <w:rFonts w:ascii="Palatino" w:eastAsia="Courier New" w:hAnsi="Palatino" w:cs="Courier New"/>
          <w:spacing w:val="6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slit</w:t>
      </w:r>
      <w:r w:rsidRPr="001A4FE6">
        <w:rPr>
          <w:rFonts w:ascii="Palatino" w:eastAsia="Courier New" w:hAnsi="Palatino" w:cs="Courier New"/>
        </w:rPr>
        <w:t>.</w:t>
      </w:r>
      <w:r w:rsidRPr="001A4FE6">
        <w:rPr>
          <w:rFonts w:ascii="Palatino" w:eastAsia="Courier New" w:hAnsi="Palatino" w:cs="Courier New"/>
          <w:spacing w:val="-113"/>
        </w:rPr>
        <w:t xml:space="preserve"> </w:t>
      </w:r>
    </w:p>
    <w:p w14:paraId="57EA58F9" w14:textId="77777777" w:rsidR="003D2E8D" w:rsidRPr="001A4FE6" w:rsidRDefault="003D2E8D" w:rsidP="0011323D">
      <w:pPr>
        <w:spacing w:after="0" w:line="200" w:lineRule="exact"/>
        <w:jc w:val="both"/>
        <w:rPr>
          <w:rFonts w:ascii="Palatino" w:hAnsi="Palatino"/>
        </w:rPr>
      </w:pPr>
    </w:p>
    <w:p w14:paraId="546433FA" w14:textId="77777777" w:rsidR="003D2E8D" w:rsidRPr="001A4FE6" w:rsidRDefault="003D2E8D" w:rsidP="0011323D">
      <w:pPr>
        <w:spacing w:before="14" w:after="0" w:line="200" w:lineRule="exact"/>
        <w:jc w:val="both"/>
        <w:rPr>
          <w:rFonts w:ascii="Palatino" w:hAnsi="Palatino"/>
        </w:rPr>
      </w:pPr>
    </w:p>
    <w:p w14:paraId="232AF0C3" w14:textId="3FA38A77" w:rsidR="003D2E8D" w:rsidRPr="001A4FE6" w:rsidRDefault="001A4FE6" w:rsidP="00FD239C">
      <w:pPr>
        <w:spacing w:after="0" w:line="240" w:lineRule="auto"/>
        <w:ind w:left="360" w:right="-20" w:hanging="360"/>
        <w:rPr>
          <w:rFonts w:ascii="Palatino" w:eastAsia="Courier New" w:hAnsi="Palatino" w:cs="Courier New"/>
        </w:rPr>
      </w:pPr>
      <w:r w:rsidRPr="001A4FE6">
        <w:rPr>
          <w:rFonts w:ascii="Palatino" w:hAnsi="Palatino"/>
          <w:noProof/>
        </w:rPr>
        <w:drawing>
          <wp:anchor distT="0" distB="0" distL="114300" distR="114300" simplePos="0" relativeHeight="251671552" behindDoc="0" locked="0" layoutInCell="1" allowOverlap="1" wp14:anchorId="721A80B5" wp14:editId="0003BB32">
            <wp:simplePos x="0" y="0"/>
            <wp:positionH relativeFrom="margin">
              <wp:posOffset>3886200</wp:posOffset>
            </wp:positionH>
            <wp:positionV relativeFrom="margin">
              <wp:posOffset>2514600</wp:posOffset>
            </wp:positionV>
            <wp:extent cx="2093595" cy="181038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 47 PIC 7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3595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D2E8D" w:rsidRPr="001A4FE6">
        <w:rPr>
          <w:rFonts w:ascii="Palatino" w:eastAsia="Courier New" w:hAnsi="Palatino" w:cs="Courier New"/>
          <w:spacing w:val="-4"/>
        </w:rPr>
        <w:t>PROCEDURE</w:t>
      </w:r>
      <w:r w:rsidR="003D2E8D" w:rsidRPr="001A4FE6">
        <w:rPr>
          <w:rFonts w:ascii="Palatino" w:eastAsia="Courier New" w:hAnsi="Palatino" w:cs="Courier New"/>
        </w:rPr>
        <w:t>:</w:t>
      </w:r>
    </w:p>
    <w:p w14:paraId="79B14BF6" w14:textId="45E166EA" w:rsidR="00FD239C" w:rsidRPr="001A4FE6" w:rsidRDefault="00FD239C" w:rsidP="00E50576">
      <w:pPr>
        <w:tabs>
          <w:tab w:val="left" w:pos="8010"/>
        </w:tabs>
        <w:spacing w:after="0" w:line="267" w:lineRule="auto"/>
        <w:ind w:left="360" w:hanging="360"/>
        <w:jc w:val="both"/>
        <w:rPr>
          <w:rFonts w:ascii="Palatino" w:eastAsia="Courier New" w:hAnsi="Palatino" w:cs="Courier New"/>
        </w:rPr>
      </w:pPr>
      <w:r w:rsidRPr="001A4FE6">
        <w:rPr>
          <w:rFonts w:ascii="Palatino" w:eastAsia="Courier New" w:hAnsi="Palatino" w:cs="Courier New"/>
        </w:rPr>
        <w:t>1.</w:t>
      </w:r>
      <w:r w:rsidRPr="001A4FE6">
        <w:rPr>
          <w:rFonts w:ascii="Palatino" w:eastAsia="Courier New" w:hAnsi="Palatino" w:cs="Courier New"/>
        </w:rPr>
        <w:tab/>
        <w:t xml:space="preserve">Set up the transmitting and receiving crystals as described in Experiment </w:t>
      </w:r>
      <w:del w:id="13" w:author="Joliet Junior College Joliet Junior College" w:date="2013-01-20T12:38:00Z">
        <w:r w:rsidRPr="001A4FE6" w:rsidDel="004065CE">
          <w:rPr>
            <w:rFonts w:ascii="Palatino" w:eastAsia="Courier New" w:hAnsi="Palatino" w:cs="Courier New"/>
          </w:rPr>
          <w:delText>9</w:delText>
        </w:r>
      </w:del>
      <w:ins w:id="14" w:author="Joliet Junior College Joliet Junior College" w:date="2013-01-20T12:38:00Z">
        <w:r w:rsidR="004065CE">
          <w:rPr>
            <w:rFonts w:ascii="Palatino" w:eastAsia="Courier New" w:hAnsi="Palatino" w:cs="Courier New"/>
          </w:rPr>
          <w:t>10</w:t>
        </w:r>
      </w:ins>
      <w:r w:rsidRPr="001A4FE6">
        <w:rPr>
          <w:rFonts w:ascii="Palatino" w:eastAsia="Courier New" w:hAnsi="Palatino" w:cs="Courier New"/>
        </w:rPr>
        <w:t>.  Either measure the wavelength (as in Step 2) or calculate it from the measured frequency.</w:t>
      </w:r>
    </w:p>
    <w:p w14:paraId="5940E94F" w14:textId="4EAA1502" w:rsidR="00FD239C" w:rsidRPr="001A4FE6" w:rsidRDefault="00FD239C" w:rsidP="00FD239C">
      <w:pPr>
        <w:tabs>
          <w:tab w:val="left" w:pos="8010"/>
        </w:tabs>
        <w:spacing w:after="0" w:line="267" w:lineRule="auto"/>
        <w:ind w:left="360" w:right="2250" w:hanging="360"/>
        <w:jc w:val="both"/>
        <w:rPr>
          <w:rFonts w:ascii="Palatino" w:eastAsia="Courier New" w:hAnsi="Palatino" w:cs="Courier New"/>
        </w:rPr>
      </w:pPr>
    </w:p>
    <w:p w14:paraId="2A436D11" w14:textId="712BFD5B" w:rsidR="00FD239C" w:rsidRPr="001A4FE6" w:rsidRDefault="00FD239C" w:rsidP="00FD239C">
      <w:pPr>
        <w:tabs>
          <w:tab w:val="left" w:pos="8010"/>
        </w:tabs>
        <w:spacing w:after="0" w:line="267" w:lineRule="auto"/>
        <w:ind w:left="360" w:right="2250" w:hanging="360"/>
        <w:jc w:val="both"/>
        <w:rPr>
          <w:rFonts w:ascii="Palatino" w:eastAsia="Courier New" w:hAnsi="Palatino" w:cs="Courier New"/>
        </w:rPr>
      </w:pPr>
      <w:r w:rsidRPr="001A4FE6">
        <w:rPr>
          <w:rFonts w:ascii="Palatino" w:eastAsia="Courier New" w:hAnsi="Palatino" w:cs="Courier New"/>
        </w:rPr>
        <w:t>2.</w:t>
      </w:r>
      <w:r w:rsidRPr="001A4FE6">
        <w:rPr>
          <w:rFonts w:ascii="Palatino" w:eastAsia="Courier New" w:hAnsi="Palatino" w:cs="Courier New"/>
        </w:rPr>
        <w:tab/>
        <w:t>Place one crystal about 50 cm away from a pair of slits</w:t>
      </w:r>
      <w:r w:rsidR="00FE2597" w:rsidRPr="001A4FE6">
        <w:rPr>
          <w:rFonts w:ascii="Palatino" w:eastAsia="Courier New" w:hAnsi="Palatino" w:cs="Courier New"/>
        </w:rPr>
        <w:t xml:space="preserve"> having a spacing of about 5 cm.  With R = 50 cm, measure y for 5-7 maxima (2 or 3 on each side of the central one).  Compare these values of y to those predicted by the formula again.</w:t>
      </w:r>
    </w:p>
    <w:p w14:paraId="318F13D9" w14:textId="77777777" w:rsidR="00FD239C" w:rsidRPr="001A4FE6" w:rsidRDefault="00FD239C" w:rsidP="00FD239C">
      <w:pPr>
        <w:tabs>
          <w:tab w:val="left" w:pos="8010"/>
        </w:tabs>
        <w:spacing w:after="0" w:line="267" w:lineRule="auto"/>
        <w:ind w:left="360" w:right="2250" w:hanging="360"/>
        <w:jc w:val="both"/>
        <w:rPr>
          <w:rFonts w:ascii="Palatino" w:eastAsia="Courier New" w:hAnsi="Palatino" w:cs="Courier New"/>
        </w:rPr>
      </w:pPr>
    </w:p>
    <w:p w14:paraId="58F9333D" w14:textId="02B37D55" w:rsidR="00FD239C" w:rsidRPr="001A4FE6" w:rsidRDefault="00FD239C" w:rsidP="00FD239C">
      <w:pPr>
        <w:tabs>
          <w:tab w:val="left" w:pos="8010"/>
        </w:tabs>
        <w:spacing w:after="0" w:line="267" w:lineRule="auto"/>
        <w:ind w:left="360" w:right="2250" w:hanging="360"/>
        <w:jc w:val="both"/>
        <w:rPr>
          <w:rFonts w:ascii="Palatino" w:eastAsia="Courier New" w:hAnsi="Palatino" w:cs="Courier New"/>
        </w:rPr>
      </w:pPr>
      <w:r w:rsidRPr="001A4FE6">
        <w:rPr>
          <w:rFonts w:ascii="Palatino" w:eastAsia="Courier New" w:hAnsi="Palatino" w:cs="Courier New"/>
        </w:rPr>
        <w:t>3.</w:t>
      </w:r>
      <w:r w:rsidRPr="001A4FE6">
        <w:rPr>
          <w:rFonts w:ascii="Palatino" w:eastAsia="Courier New" w:hAnsi="Palatino" w:cs="Courier New"/>
        </w:rPr>
        <w:tab/>
      </w:r>
      <w:r w:rsidR="00FE2597" w:rsidRPr="001A4FE6">
        <w:rPr>
          <w:rFonts w:ascii="Palatino" w:eastAsia="Courier New" w:hAnsi="Palatino" w:cs="Courier New"/>
        </w:rPr>
        <w:t>Using the Lloyd’s mirror arrangement, measure as many different values or R as you can (including the one for n = 1).  Compare these values to those predicted by the formula.</w:t>
      </w:r>
    </w:p>
    <w:p w14:paraId="15EB36F1" w14:textId="02CDFD17" w:rsidR="003D2E8D" w:rsidRPr="001A4FE6" w:rsidRDefault="003D2E8D" w:rsidP="00FD239C">
      <w:pPr>
        <w:spacing w:before="65" w:after="0" w:line="240" w:lineRule="auto"/>
        <w:ind w:left="7560" w:right="-20"/>
        <w:jc w:val="both"/>
        <w:rPr>
          <w:rFonts w:ascii="Palatino" w:eastAsia="Times New Roman" w:hAnsi="Palatino" w:cs="Times New Roman"/>
        </w:rPr>
      </w:pPr>
    </w:p>
    <w:p w14:paraId="612D3348" w14:textId="2A84097B" w:rsidR="003D2E8D" w:rsidRPr="001A4FE6" w:rsidRDefault="003D2E8D" w:rsidP="00E50576">
      <w:pPr>
        <w:tabs>
          <w:tab w:val="left" w:pos="8010"/>
        </w:tabs>
        <w:spacing w:after="0" w:line="267" w:lineRule="auto"/>
        <w:ind w:left="360" w:hanging="360"/>
        <w:jc w:val="both"/>
        <w:rPr>
          <w:rFonts w:ascii="Palatino" w:eastAsia="Courier New" w:hAnsi="Palatino" w:cs="Courier New"/>
        </w:rPr>
      </w:pPr>
      <w:r w:rsidRPr="001A4FE6">
        <w:rPr>
          <w:rFonts w:ascii="Palatino" w:eastAsia="Courier New" w:hAnsi="Palatino" w:cs="Courier New"/>
          <w:spacing w:val="-4"/>
        </w:rPr>
        <w:t>4.</w:t>
      </w:r>
      <w:r w:rsidR="0011323D" w:rsidRPr="001A4FE6">
        <w:rPr>
          <w:rFonts w:ascii="Palatino" w:eastAsia="Courier New" w:hAnsi="Palatino" w:cs="Courier New"/>
          <w:spacing w:val="-4"/>
        </w:rPr>
        <w:tab/>
      </w:r>
      <w:r w:rsidR="00FD239C" w:rsidRPr="001A4FE6">
        <w:rPr>
          <w:rFonts w:ascii="Palatino" w:eastAsia="Courier New" w:hAnsi="Palatino" w:cs="Courier New"/>
          <w:spacing w:val="-3"/>
        </w:rPr>
        <w:t>Con</w:t>
      </w:r>
      <w:r w:rsidRPr="001A4FE6">
        <w:rPr>
          <w:rFonts w:ascii="Palatino" w:eastAsia="Courier New" w:hAnsi="Palatino" w:cs="Courier New"/>
          <w:spacing w:val="-3"/>
        </w:rPr>
        <w:t>nec</w:t>
      </w:r>
      <w:r w:rsidRPr="001A4FE6">
        <w:rPr>
          <w:rFonts w:ascii="Palatino" w:eastAsia="Courier New" w:hAnsi="Palatino" w:cs="Courier New"/>
        </w:rPr>
        <w:t>t</w:t>
      </w:r>
      <w:r w:rsidRPr="001A4FE6">
        <w:rPr>
          <w:rFonts w:ascii="Palatino" w:eastAsia="Courier New" w:hAnsi="Palatino" w:cs="Courier New"/>
          <w:spacing w:val="29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a</w:t>
      </w:r>
      <w:r w:rsidRPr="001A4FE6">
        <w:rPr>
          <w:rFonts w:ascii="Palatino" w:eastAsia="Courier New" w:hAnsi="Palatino" w:cs="Courier New"/>
        </w:rPr>
        <w:t>n</w:t>
      </w:r>
      <w:r w:rsidRPr="001A4FE6">
        <w:rPr>
          <w:rFonts w:ascii="Palatino" w:eastAsia="Courier New" w:hAnsi="Palatino" w:cs="Courier New"/>
          <w:spacing w:val="7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audi</w:t>
      </w:r>
      <w:r w:rsidRPr="001A4FE6">
        <w:rPr>
          <w:rFonts w:ascii="Palatino" w:eastAsia="Courier New" w:hAnsi="Palatino" w:cs="Courier New"/>
        </w:rPr>
        <w:t>o</w:t>
      </w:r>
      <w:r w:rsidRPr="001A4FE6">
        <w:rPr>
          <w:rFonts w:ascii="Palatino" w:eastAsia="Courier New" w:hAnsi="Palatino" w:cs="Courier New"/>
          <w:spacing w:val="20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voltmete</w:t>
      </w:r>
      <w:r w:rsidRPr="001A4FE6">
        <w:rPr>
          <w:rFonts w:ascii="Palatino" w:eastAsia="Courier New" w:hAnsi="Palatino" w:cs="Courier New"/>
        </w:rPr>
        <w:t>r</w:t>
      </w:r>
      <w:r w:rsidRPr="001A4FE6">
        <w:rPr>
          <w:rFonts w:ascii="Palatino" w:eastAsia="Courier New" w:hAnsi="Palatino" w:cs="Courier New"/>
          <w:spacing w:val="37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(VTVM</w:t>
      </w:r>
      <w:r w:rsidRPr="001A4FE6">
        <w:rPr>
          <w:rFonts w:ascii="Palatino" w:eastAsia="Courier New" w:hAnsi="Palatino" w:cs="Courier New"/>
        </w:rPr>
        <w:t>)</w:t>
      </w:r>
      <w:r w:rsidRPr="001A4FE6">
        <w:rPr>
          <w:rFonts w:ascii="Palatino" w:eastAsia="Courier New" w:hAnsi="Palatino" w:cs="Courier New"/>
          <w:spacing w:val="24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acros</w:t>
      </w:r>
      <w:r w:rsidRPr="001A4FE6">
        <w:rPr>
          <w:rFonts w:ascii="Palatino" w:eastAsia="Courier New" w:hAnsi="Palatino" w:cs="Courier New"/>
        </w:rPr>
        <w:t>s</w:t>
      </w:r>
      <w:r w:rsidRPr="001A4FE6">
        <w:rPr>
          <w:rFonts w:ascii="Palatino" w:eastAsia="Courier New" w:hAnsi="Palatino" w:cs="Courier New"/>
          <w:spacing w:val="24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th</w:t>
      </w:r>
      <w:r w:rsidRPr="001A4FE6">
        <w:rPr>
          <w:rFonts w:ascii="Palatino" w:eastAsia="Courier New" w:hAnsi="Palatino" w:cs="Courier New"/>
        </w:rPr>
        <w:t>e</w:t>
      </w:r>
      <w:r w:rsidRPr="001A4FE6">
        <w:rPr>
          <w:rFonts w:ascii="Palatino" w:eastAsia="Courier New" w:hAnsi="Palatino" w:cs="Courier New"/>
          <w:spacing w:val="11"/>
        </w:rPr>
        <w:t xml:space="preserve"> </w:t>
      </w:r>
      <w:r w:rsidRPr="001A4FE6">
        <w:rPr>
          <w:rFonts w:ascii="Palatino" w:eastAsia="Courier New" w:hAnsi="Palatino" w:cs="Courier New"/>
          <w:spacing w:val="-3"/>
          <w:w w:val="104"/>
        </w:rPr>
        <w:t xml:space="preserve">receiver </w:t>
      </w:r>
      <w:r w:rsidRPr="001A4FE6">
        <w:rPr>
          <w:rFonts w:ascii="Palatino" w:eastAsia="Courier New" w:hAnsi="Palatino" w:cs="Courier New"/>
          <w:spacing w:val="-3"/>
        </w:rPr>
        <w:t>crysta</w:t>
      </w:r>
      <w:r w:rsidRPr="001A4FE6">
        <w:rPr>
          <w:rFonts w:ascii="Palatino" w:eastAsia="Courier New" w:hAnsi="Palatino" w:cs="Courier New"/>
        </w:rPr>
        <w:t>l</w:t>
      </w:r>
      <w:r w:rsidRPr="001A4FE6">
        <w:rPr>
          <w:rFonts w:ascii="Palatino" w:eastAsia="Courier New" w:hAnsi="Palatino" w:cs="Courier New"/>
          <w:spacing w:val="28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i</w:t>
      </w:r>
      <w:r w:rsidRPr="001A4FE6">
        <w:rPr>
          <w:rFonts w:ascii="Palatino" w:eastAsia="Courier New" w:hAnsi="Palatino" w:cs="Courier New"/>
        </w:rPr>
        <w:t>n</w:t>
      </w:r>
      <w:r w:rsidRPr="001A4FE6">
        <w:rPr>
          <w:rFonts w:ascii="Palatino" w:eastAsia="Courier New" w:hAnsi="Palatino" w:cs="Courier New"/>
          <w:spacing w:val="7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orde</w:t>
      </w:r>
      <w:r w:rsidRPr="001A4FE6">
        <w:rPr>
          <w:rFonts w:ascii="Palatino" w:eastAsia="Courier New" w:hAnsi="Palatino" w:cs="Courier New"/>
        </w:rPr>
        <w:t>r</w:t>
      </w:r>
      <w:r w:rsidRPr="001A4FE6">
        <w:rPr>
          <w:rFonts w:ascii="Palatino" w:eastAsia="Courier New" w:hAnsi="Palatino" w:cs="Courier New"/>
          <w:spacing w:val="20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t</w:t>
      </w:r>
      <w:r w:rsidRPr="001A4FE6">
        <w:rPr>
          <w:rFonts w:ascii="Palatino" w:eastAsia="Courier New" w:hAnsi="Palatino" w:cs="Courier New"/>
        </w:rPr>
        <w:t>o</w:t>
      </w:r>
      <w:r w:rsidRPr="001A4FE6">
        <w:rPr>
          <w:rFonts w:ascii="Palatino" w:eastAsia="Courier New" w:hAnsi="Palatino" w:cs="Courier New"/>
          <w:spacing w:val="7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mor</w:t>
      </w:r>
      <w:r w:rsidRPr="001A4FE6">
        <w:rPr>
          <w:rFonts w:ascii="Palatino" w:eastAsia="Courier New" w:hAnsi="Palatino" w:cs="Courier New"/>
        </w:rPr>
        <w:t>e</w:t>
      </w:r>
      <w:r w:rsidRPr="001A4FE6">
        <w:rPr>
          <w:rFonts w:ascii="Palatino" w:eastAsia="Courier New" w:hAnsi="Palatino" w:cs="Courier New"/>
          <w:spacing w:val="15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accuratel</w:t>
      </w:r>
      <w:r w:rsidRPr="001A4FE6">
        <w:rPr>
          <w:rFonts w:ascii="Palatino" w:eastAsia="Courier New" w:hAnsi="Palatino" w:cs="Courier New"/>
        </w:rPr>
        <w:t>y</w:t>
      </w:r>
      <w:r w:rsidRPr="001A4FE6">
        <w:rPr>
          <w:rFonts w:ascii="Palatino" w:eastAsia="Courier New" w:hAnsi="Palatino" w:cs="Courier New"/>
          <w:spacing w:val="41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measur</w:t>
      </w:r>
      <w:r w:rsidRPr="001A4FE6">
        <w:rPr>
          <w:rFonts w:ascii="Palatino" w:eastAsia="Courier New" w:hAnsi="Palatino" w:cs="Courier New"/>
        </w:rPr>
        <w:t>e</w:t>
      </w:r>
      <w:r w:rsidRPr="001A4FE6">
        <w:rPr>
          <w:rFonts w:ascii="Palatino" w:eastAsia="Courier New" w:hAnsi="Palatino" w:cs="Courier New"/>
          <w:spacing w:val="28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smal</w:t>
      </w:r>
      <w:r w:rsidRPr="001A4FE6">
        <w:rPr>
          <w:rFonts w:ascii="Palatino" w:eastAsia="Courier New" w:hAnsi="Palatino" w:cs="Courier New"/>
        </w:rPr>
        <w:t>l</w:t>
      </w:r>
      <w:r w:rsidRPr="001A4FE6">
        <w:rPr>
          <w:rFonts w:ascii="Palatino" w:eastAsia="Courier New" w:hAnsi="Palatino" w:cs="Courier New"/>
          <w:spacing w:val="20"/>
        </w:rPr>
        <w:t xml:space="preserve"> </w:t>
      </w:r>
      <w:r w:rsidRPr="001A4FE6">
        <w:rPr>
          <w:rFonts w:ascii="Palatino" w:eastAsia="Courier New" w:hAnsi="Palatino" w:cs="Courier New"/>
          <w:spacing w:val="-3"/>
          <w:w w:val="104"/>
        </w:rPr>
        <w:t xml:space="preserve">voltages. </w:t>
      </w:r>
      <w:r w:rsidR="00FE2597" w:rsidRPr="001A4FE6">
        <w:rPr>
          <w:rFonts w:ascii="Palatino" w:eastAsia="Courier New" w:hAnsi="Palatino" w:cs="Courier New"/>
          <w:spacing w:val="-3"/>
          <w:w w:val="104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Carefull</w:t>
      </w:r>
      <w:r w:rsidRPr="001A4FE6">
        <w:rPr>
          <w:rFonts w:ascii="Palatino" w:eastAsia="Courier New" w:hAnsi="Palatino" w:cs="Courier New"/>
        </w:rPr>
        <w:t>y</w:t>
      </w:r>
      <w:r w:rsidRPr="001A4FE6">
        <w:rPr>
          <w:rFonts w:ascii="Palatino" w:eastAsia="Courier New" w:hAnsi="Palatino" w:cs="Courier New"/>
          <w:spacing w:val="37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measur</w:t>
      </w:r>
      <w:r w:rsidRPr="001A4FE6">
        <w:rPr>
          <w:rFonts w:ascii="Palatino" w:eastAsia="Courier New" w:hAnsi="Palatino" w:cs="Courier New"/>
        </w:rPr>
        <w:t>e</w:t>
      </w:r>
      <w:r w:rsidRPr="001A4FE6">
        <w:rPr>
          <w:rFonts w:ascii="Palatino" w:eastAsia="Courier New" w:hAnsi="Palatino" w:cs="Courier New"/>
          <w:spacing w:val="28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th</w:t>
      </w:r>
      <w:r w:rsidRPr="001A4FE6">
        <w:rPr>
          <w:rFonts w:ascii="Palatino" w:eastAsia="Courier New" w:hAnsi="Palatino" w:cs="Courier New"/>
        </w:rPr>
        <w:t>e</w:t>
      </w:r>
      <w:r w:rsidRPr="001A4FE6">
        <w:rPr>
          <w:rFonts w:ascii="Palatino" w:eastAsia="Courier New" w:hAnsi="Palatino" w:cs="Courier New"/>
          <w:spacing w:val="11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outpu</w:t>
      </w:r>
      <w:r w:rsidRPr="001A4FE6">
        <w:rPr>
          <w:rFonts w:ascii="Palatino" w:eastAsia="Courier New" w:hAnsi="Palatino" w:cs="Courier New"/>
        </w:rPr>
        <w:t>t</w:t>
      </w:r>
      <w:r w:rsidRPr="001A4FE6">
        <w:rPr>
          <w:rFonts w:ascii="Palatino" w:eastAsia="Courier New" w:hAnsi="Palatino" w:cs="Courier New"/>
          <w:spacing w:val="24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o</w:t>
      </w:r>
      <w:r w:rsidRPr="001A4FE6">
        <w:rPr>
          <w:rFonts w:ascii="Palatino" w:eastAsia="Courier New" w:hAnsi="Palatino" w:cs="Courier New"/>
        </w:rPr>
        <w:t>f</w:t>
      </w:r>
      <w:r w:rsidRPr="001A4FE6">
        <w:rPr>
          <w:rFonts w:ascii="Palatino" w:eastAsia="Courier New" w:hAnsi="Palatino" w:cs="Courier New"/>
          <w:spacing w:val="7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th</w:t>
      </w:r>
      <w:r w:rsidRPr="001A4FE6">
        <w:rPr>
          <w:rFonts w:ascii="Palatino" w:eastAsia="Courier New" w:hAnsi="Palatino" w:cs="Courier New"/>
        </w:rPr>
        <w:t>e</w:t>
      </w:r>
      <w:r w:rsidRPr="001A4FE6">
        <w:rPr>
          <w:rFonts w:ascii="Palatino" w:eastAsia="Courier New" w:hAnsi="Palatino" w:cs="Courier New"/>
          <w:spacing w:val="11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receivin</w:t>
      </w:r>
      <w:r w:rsidRPr="001A4FE6">
        <w:rPr>
          <w:rFonts w:ascii="Palatino" w:eastAsia="Courier New" w:hAnsi="Palatino" w:cs="Courier New"/>
        </w:rPr>
        <w:t>g</w:t>
      </w:r>
      <w:r w:rsidRPr="001A4FE6">
        <w:rPr>
          <w:rFonts w:ascii="Palatino" w:eastAsia="Courier New" w:hAnsi="Palatino" w:cs="Courier New"/>
          <w:spacing w:val="37"/>
        </w:rPr>
        <w:t xml:space="preserve"> </w:t>
      </w:r>
      <w:r w:rsidRPr="001A4FE6">
        <w:rPr>
          <w:rFonts w:ascii="Palatino" w:eastAsia="Courier New" w:hAnsi="Palatino" w:cs="Courier New"/>
          <w:spacing w:val="-3"/>
          <w:w w:val="104"/>
        </w:rPr>
        <w:t>transducer</w:t>
      </w:r>
      <w:r w:rsidR="0011323D" w:rsidRPr="001A4FE6">
        <w:rPr>
          <w:rFonts w:ascii="Palatino" w:eastAsia="Courier New" w:hAnsi="Palatino" w:cs="Courier New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place</w:t>
      </w:r>
      <w:r w:rsidRPr="001A4FE6">
        <w:rPr>
          <w:rFonts w:ascii="Palatino" w:eastAsia="Courier New" w:hAnsi="Palatino" w:cs="Courier New"/>
        </w:rPr>
        <w:t>d</w:t>
      </w:r>
      <w:r w:rsidRPr="001A4FE6">
        <w:rPr>
          <w:rFonts w:ascii="Palatino" w:eastAsia="Courier New" w:hAnsi="Palatino" w:cs="Courier New"/>
          <w:spacing w:val="24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a</w:t>
      </w:r>
      <w:r w:rsidRPr="001A4FE6">
        <w:rPr>
          <w:rFonts w:ascii="Palatino" w:eastAsia="Courier New" w:hAnsi="Palatino" w:cs="Courier New"/>
        </w:rPr>
        <w:t>t</w:t>
      </w:r>
      <w:r w:rsidRPr="001A4FE6">
        <w:rPr>
          <w:rFonts w:ascii="Palatino" w:eastAsia="Courier New" w:hAnsi="Palatino" w:cs="Courier New"/>
          <w:spacing w:val="7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interval</w:t>
      </w:r>
      <w:r w:rsidRPr="001A4FE6">
        <w:rPr>
          <w:rFonts w:ascii="Palatino" w:eastAsia="Courier New" w:hAnsi="Palatino" w:cs="Courier New"/>
        </w:rPr>
        <w:t>s</w:t>
      </w:r>
      <w:r w:rsidRPr="001A4FE6">
        <w:rPr>
          <w:rFonts w:ascii="Palatino" w:eastAsia="Courier New" w:hAnsi="Palatino" w:cs="Courier New"/>
          <w:spacing w:val="37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o</w:t>
      </w:r>
      <w:r w:rsidRPr="001A4FE6">
        <w:rPr>
          <w:rFonts w:ascii="Palatino" w:eastAsia="Courier New" w:hAnsi="Palatino" w:cs="Courier New"/>
        </w:rPr>
        <w:t>f</w:t>
      </w:r>
      <w:r w:rsidRPr="001A4FE6">
        <w:rPr>
          <w:rFonts w:ascii="Palatino" w:eastAsia="Courier New" w:hAnsi="Palatino" w:cs="Courier New"/>
          <w:spacing w:val="7"/>
        </w:rPr>
        <w:t xml:space="preserve"> </w:t>
      </w:r>
      <w:r w:rsidR="00FE2597" w:rsidRPr="001A4FE6">
        <w:rPr>
          <w:rFonts w:ascii="Palatino" w:eastAsia="Courier New" w:hAnsi="Palatino" w:cs="Courier New"/>
          <w:spacing w:val="-3"/>
        </w:rPr>
        <w:t>15</w:t>
      </w:r>
      <w:r w:rsidR="00FE2597" w:rsidRPr="001A4FE6">
        <w:rPr>
          <w:rFonts w:ascii="Palatino Linotype" w:eastAsia="Courier New" w:hAnsi="Palatino Linotype" w:cs="Courier New"/>
          <w:spacing w:val="-3"/>
        </w:rPr>
        <w:t>°</w:t>
      </w:r>
      <w:r w:rsidRPr="001A4FE6">
        <w:rPr>
          <w:rFonts w:ascii="Palatino" w:eastAsia="Courier New" w:hAnsi="Palatino" w:cs="Courier New"/>
          <w:spacing w:val="11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o</w:t>
      </w:r>
      <w:r w:rsidRPr="001A4FE6">
        <w:rPr>
          <w:rFonts w:ascii="Palatino" w:eastAsia="Courier New" w:hAnsi="Palatino" w:cs="Courier New"/>
        </w:rPr>
        <w:t>n</w:t>
      </w:r>
      <w:r w:rsidRPr="001A4FE6">
        <w:rPr>
          <w:rFonts w:ascii="Palatino" w:eastAsia="Courier New" w:hAnsi="Palatino" w:cs="Courier New"/>
          <w:spacing w:val="7"/>
        </w:rPr>
        <w:t xml:space="preserve"> </w:t>
      </w:r>
      <w:r w:rsidRPr="001A4FE6">
        <w:rPr>
          <w:rFonts w:ascii="Palatino" w:eastAsia="Courier New" w:hAnsi="Palatino" w:cs="Courier New"/>
        </w:rPr>
        <w:t>a</w:t>
      </w:r>
      <w:r w:rsidRPr="001A4FE6">
        <w:rPr>
          <w:rFonts w:ascii="Palatino" w:eastAsia="Courier New" w:hAnsi="Palatino" w:cs="Courier New"/>
          <w:spacing w:val="2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semicircl</w:t>
      </w:r>
      <w:r w:rsidRPr="001A4FE6">
        <w:rPr>
          <w:rFonts w:ascii="Palatino" w:eastAsia="Courier New" w:hAnsi="Palatino" w:cs="Courier New"/>
        </w:rPr>
        <w:t>e</w:t>
      </w:r>
      <w:r w:rsidRPr="001A4FE6">
        <w:rPr>
          <w:rFonts w:ascii="Palatino" w:eastAsia="Courier New" w:hAnsi="Palatino" w:cs="Courier New"/>
          <w:spacing w:val="41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wit</w:t>
      </w:r>
      <w:r w:rsidRPr="001A4FE6">
        <w:rPr>
          <w:rFonts w:ascii="Palatino" w:eastAsia="Courier New" w:hAnsi="Palatino" w:cs="Courier New"/>
        </w:rPr>
        <w:t>h</w:t>
      </w:r>
      <w:r w:rsidRPr="001A4FE6">
        <w:rPr>
          <w:rFonts w:ascii="Palatino" w:eastAsia="Courier New" w:hAnsi="Palatino" w:cs="Courier New"/>
          <w:spacing w:val="15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th</w:t>
      </w:r>
      <w:r w:rsidRPr="001A4FE6">
        <w:rPr>
          <w:rFonts w:ascii="Palatino" w:eastAsia="Courier New" w:hAnsi="Palatino" w:cs="Courier New"/>
        </w:rPr>
        <w:t>e</w:t>
      </w:r>
      <w:r w:rsidRPr="001A4FE6">
        <w:rPr>
          <w:rFonts w:ascii="Palatino" w:eastAsia="Courier New" w:hAnsi="Palatino" w:cs="Courier New"/>
          <w:spacing w:val="11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transmitte</w:t>
      </w:r>
      <w:r w:rsidRPr="001A4FE6">
        <w:rPr>
          <w:rFonts w:ascii="Palatino" w:eastAsia="Courier New" w:hAnsi="Palatino" w:cs="Courier New"/>
        </w:rPr>
        <w:t>r</w:t>
      </w:r>
      <w:r w:rsidRPr="001A4FE6">
        <w:rPr>
          <w:rFonts w:ascii="Palatino" w:eastAsia="Courier New" w:hAnsi="Palatino" w:cs="Courier New"/>
          <w:spacing w:val="46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a</w:t>
      </w:r>
      <w:r w:rsidRPr="001A4FE6">
        <w:rPr>
          <w:rFonts w:ascii="Palatino" w:eastAsia="Courier New" w:hAnsi="Palatino" w:cs="Courier New"/>
        </w:rPr>
        <w:t>t</w:t>
      </w:r>
      <w:r w:rsidRPr="001A4FE6">
        <w:rPr>
          <w:rFonts w:ascii="Palatino" w:eastAsia="Courier New" w:hAnsi="Palatino" w:cs="Courier New"/>
          <w:spacing w:val="7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th</w:t>
      </w:r>
      <w:r w:rsidRPr="001A4FE6">
        <w:rPr>
          <w:rFonts w:ascii="Palatino" w:eastAsia="Courier New" w:hAnsi="Palatino" w:cs="Courier New"/>
        </w:rPr>
        <w:t>e</w:t>
      </w:r>
      <w:r w:rsidRPr="001A4FE6">
        <w:rPr>
          <w:rFonts w:ascii="Palatino" w:eastAsia="Courier New" w:hAnsi="Palatino" w:cs="Courier New"/>
          <w:spacing w:val="11"/>
        </w:rPr>
        <w:t xml:space="preserve"> </w:t>
      </w:r>
      <w:r w:rsidRPr="001A4FE6">
        <w:rPr>
          <w:rFonts w:ascii="Palatino" w:eastAsia="Courier New" w:hAnsi="Palatino" w:cs="Courier New"/>
          <w:spacing w:val="-3"/>
          <w:w w:val="104"/>
        </w:rPr>
        <w:t xml:space="preserve">center. </w:t>
      </w:r>
      <w:r w:rsidR="00FE2597" w:rsidRPr="001A4FE6">
        <w:rPr>
          <w:rFonts w:ascii="Palatino" w:eastAsia="Courier New" w:hAnsi="Palatino" w:cs="Courier New"/>
          <w:spacing w:val="-3"/>
          <w:w w:val="104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Determin</w:t>
      </w:r>
      <w:r w:rsidRPr="001A4FE6">
        <w:rPr>
          <w:rFonts w:ascii="Palatino" w:eastAsia="Courier New" w:hAnsi="Palatino" w:cs="Courier New"/>
        </w:rPr>
        <w:t>e</w:t>
      </w:r>
      <w:r w:rsidRPr="001A4FE6">
        <w:rPr>
          <w:rFonts w:ascii="Palatino" w:eastAsia="Courier New" w:hAnsi="Palatino" w:cs="Courier New"/>
          <w:spacing w:val="37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th</w:t>
      </w:r>
      <w:r w:rsidRPr="001A4FE6">
        <w:rPr>
          <w:rFonts w:ascii="Palatino" w:eastAsia="Courier New" w:hAnsi="Palatino" w:cs="Courier New"/>
        </w:rPr>
        <w:t>e</w:t>
      </w:r>
      <w:r w:rsidRPr="001A4FE6">
        <w:rPr>
          <w:rFonts w:ascii="Palatino" w:eastAsia="Courier New" w:hAnsi="Palatino" w:cs="Courier New"/>
          <w:spacing w:val="11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averag</w:t>
      </w:r>
      <w:r w:rsidRPr="001A4FE6">
        <w:rPr>
          <w:rFonts w:ascii="Palatino" w:eastAsia="Courier New" w:hAnsi="Palatino" w:cs="Courier New"/>
        </w:rPr>
        <w:t>e</w:t>
      </w:r>
      <w:r w:rsidRPr="001A4FE6">
        <w:rPr>
          <w:rFonts w:ascii="Palatino" w:eastAsia="Courier New" w:hAnsi="Palatino" w:cs="Courier New"/>
          <w:spacing w:val="28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angle</w:t>
      </w:r>
      <w:r w:rsidRPr="001A4FE6">
        <w:rPr>
          <w:rFonts w:ascii="Palatino" w:eastAsia="Courier New" w:hAnsi="Palatino" w:cs="Courier New"/>
        </w:rPr>
        <w:t>s</w:t>
      </w:r>
      <w:r w:rsidRPr="001A4FE6">
        <w:rPr>
          <w:rFonts w:ascii="Palatino" w:eastAsia="Courier New" w:hAnsi="Palatino" w:cs="Courier New"/>
          <w:spacing w:val="24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a</w:t>
      </w:r>
      <w:r w:rsidRPr="001A4FE6">
        <w:rPr>
          <w:rFonts w:ascii="Palatino" w:eastAsia="Courier New" w:hAnsi="Palatino" w:cs="Courier New"/>
        </w:rPr>
        <w:t>t</w:t>
      </w:r>
      <w:r w:rsidRPr="001A4FE6">
        <w:rPr>
          <w:rFonts w:ascii="Palatino" w:eastAsia="Courier New" w:hAnsi="Palatino" w:cs="Courier New"/>
          <w:spacing w:val="7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whic</w:t>
      </w:r>
      <w:r w:rsidRPr="001A4FE6">
        <w:rPr>
          <w:rFonts w:ascii="Palatino" w:eastAsia="Courier New" w:hAnsi="Palatino" w:cs="Courier New"/>
        </w:rPr>
        <w:t>h</w:t>
      </w:r>
      <w:r w:rsidRPr="001A4FE6">
        <w:rPr>
          <w:rFonts w:ascii="Palatino" w:eastAsia="Courier New" w:hAnsi="Palatino" w:cs="Courier New"/>
          <w:spacing w:val="20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th</w:t>
      </w:r>
      <w:r w:rsidRPr="001A4FE6">
        <w:rPr>
          <w:rFonts w:ascii="Palatino" w:eastAsia="Courier New" w:hAnsi="Palatino" w:cs="Courier New"/>
        </w:rPr>
        <w:t>e</w:t>
      </w:r>
      <w:r w:rsidRPr="001A4FE6">
        <w:rPr>
          <w:rFonts w:ascii="Palatino" w:eastAsia="Courier New" w:hAnsi="Palatino" w:cs="Courier New"/>
          <w:spacing w:val="11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signa</w:t>
      </w:r>
      <w:r w:rsidRPr="001A4FE6">
        <w:rPr>
          <w:rFonts w:ascii="Palatino" w:eastAsia="Courier New" w:hAnsi="Palatino" w:cs="Courier New"/>
        </w:rPr>
        <w:t>l</w:t>
      </w:r>
      <w:r w:rsidRPr="001A4FE6">
        <w:rPr>
          <w:rFonts w:ascii="Palatino" w:eastAsia="Courier New" w:hAnsi="Palatino" w:cs="Courier New"/>
          <w:spacing w:val="24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drop</w:t>
      </w:r>
      <w:r w:rsidRPr="001A4FE6">
        <w:rPr>
          <w:rFonts w:ascii="Palatino" w:eastAsia="Courier New" w:hAnsi="Palatino" w:cs="Courier New"/>
        </w:rPr>
        <w:t>s</w:t>
      </w:r>
      <w:r w:rsidRPr="001A4FE6">
        <w:rPr>
          <w:rFonts w:ascii="Palatino" w:eastAsia="Courier New" w:hAnsi="Palatino" w:cs="Courier New"/>
          <w:spacing w:val="20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t</w:t>
      </w:r>
      <w:r w:rsidRPr="001A4FE6">
        <w:rPr>
          <w:rFonts w:ascii="Palatino" w:eastAsia="Courier New" w:hAnsi="Palatino" w:cs="Courier New"/>
        </w:rPr>
        <w:t>o</w:t>
      </w:r>
      <w:r w:rsidRPr="001A4FE6">
        <w:rPr>
          <w:rFonts w:ascii="Palatino" w:eastAsia="Courier New" w:hAnsi="Palatino" w:cs="Courier New"/>
          <w:spacing w:val="7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on</w:t>
      </w:r>
      <w:r w:rsidRPr="001A4FE6">
        <w:rPr>
          <w:rFonts w:ascii="Palatino" w:eastAsia="Courier New" w:hAnsi="Palatino" w:cs="Courier New"/>
        </w:rPr>
        <w:t>e</w:t>
      </w:r>
      <w:r w:rsidRPr="001A4FE6">
        <w:rPr>
          <w:rFonts w:ascii="Palatino" w:eastAsia="Courier New" w:hAnsi="Palatino" w:cs="Courier New"/>
          <w:spacing w:val="11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hal</w:t>
      </w:r>
      <w:r w:rsidRPr="001A4FE6">
        <w:rPr>
          <w:rFonts w:ascii="Palatino" w:eastAsia="Courier New" w:hAnsi="Palatino" w:cs="Courier New"/>
        </w:rPr>
        <w:t>f</w:t>
      </w:r>
      <w:r w:rsidRPr="001A4FE6">
        <w:rPr>
          <w:rFonts w:ascii="Palatino" w:eastAsia="Courier New" w:hAnsi="Palatino" w:cs="Courier New"/>
          <w:spacing w:val="15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o</w:t>
      </w:r>
      <w:r w:rsidRPr="001A4FE6">
        <w:rPr>
          <w:rFonts w:ascii="Palatino" w:eastAsia="Courier New" w:hAnsi="Palatino" w:cs="Courier New"/>
        </w:rPr>
        <w:t>f</w:t>
      </w:r>
      <w:r w:rsidRPr="001A4FE6">
        <w:rPr>
          <w:rFonts w:ascii="Palatino" w:eastAsia="Courier New" w:hAnsi="Palatino" w:cs="Courier New"/>
          <w:spacing w:val="7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it</w:t>
      </w:r>
      <w:r w:rsidRPr="001A4FE6">
        <w:rPr>
          <w:rFonts w:ascii="Palatino" w:eastAsia="Courier New" w:hAnsi="Palatino" w:cs="Courier New"/>
        </w:rPr>
        <w:t>s</w:t>
      </w:r>
      <w:r w:rsidRPr="001A4FE6">
        <w:rPr>
          <w:rFonts w:ascii="Palatino" w:eastAsia="Courier New" w:hAnsi="Palatino" w:cs="Courier New"/>
          <w:spacing w:val="11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valu</w:t>
      </w:r>
      <w:r w:rsidRPr="001A4FE6">
        <w:rPr>
          <w:rFonts w:ascii="Palatino" w:eastAsia="Courier New" w:hAnsi="Palatino" w:cs="Courier New"/>
        </w:rPr>
        <w:t>e</w:t>
      </w:r>
      <w:r w:rsidRPr="001A4FE6">
        <w:rPr>
          <w:rFonts w:ascii="Palatino" w:eastAsia="Courier New" w:hAnsi="Palatino" w:cs="Courier New"/>
          <w:spacing w:val="20"/>
        </w:rPr>
        <w:t xml:space="preserve"> </w:t>
      </w:r>
      <w:r w:rsidRPr="001A4FE6">
        <w:rPr>
          <w:rFonts w:ascii="Palatino" w:eastAsia="Courier New" w:hAnsi="Palatino" w:cs="Courier New"/>
          <w:spacing w:val="-3"/>
          <w:w w:val="104"/>
        </w:rPr>
        <w:t xml:space="preserve">on </w:t>
      </w:r>
      <w:r w:rsidRPr="001A4FE6">
        <w:rPr>
          <w:rFonts w:ascii="Palatino" w:eastAsia="Courier New" w:hAnsi="Palatino" w:cs="Courier New"/>
          <w:spacing w:val="-3"/>
        </w:rPr>
        <w:t>th</w:t>
      </w:r>
      <w:r w:rsidRPr="001A4FE6">
        <w:rPr>
          <w:rFonts w:ascii="Palatino" w:eastAsia="Courier New" w:hAnsi="Palatino" w:cs="Courier New"/>
        </w:rPr>
        <w:t>e</w:t>
      </w:r>
      <w:r w:rsidRPr="001A4FE6">
        <w:rPr>
          <w:rFonts w:ascii="Palatino" w:eastAsia="Courier New" w:hAnsi="Palatino" w:cs="Courier New"/>
          <w:spacing w:val="11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axis</w:t>
      </w:r>
      <w:r w:rsidRPr="001A4FE6">
        <w:rPr>
          <w:rFonts w:ascii="Palatino" w:eastAsia="Courier New" w:hAnsi="Palatino" w:cs="Courier New"/>
        </w:rPr>
        <w:t>.</w:t>
      </w:r>
      <w:r w:rsidRPr="001A4FE6">
        <w:rPr>
          <w:rFonts w:ascii="Palatino" w:eastAsia="Courier New" w:hAnsi="Palatino" w:cs="Courier New"/>
          <w:spacing w:val="-86"/>
        </w:rPr>
        <w:t xml:space="preserve"> </w:t>
      </w:r>
      <w:r w:rsidR="00032EDC" w:rsidRPr="001A4FE6">
        <w:rPr>
          <w:rFonts w:ascii="Palatino" w:eastAsia="Courier New" w:hAnsi="Palatino" w:cs="Courier New"/>
        </w:rPr>
        <w:t xml:space="preserve">  </w:t>
      </w:r>
      <w:r w:rsidRPr="001A4FE6">
        <w:rPr>
          <w:rFonts w:ascii="Palatino" w:eastAsia="Courier New" w:hAnsi="Palatino" w:cs="Courier New"/>
          <w:spacing w:val="-3"/>
        </w:rPr>
        <w:t>A</w:t>
      </w:r>
      <w:r w:rsidRPr="001A4FE6">
        <w:rPr>
          <w:rFonts w:ascii="Palatino" w:eastAsia="Courier New" w:hAnsi="Palatino" w:cs="Courier New"/>
        </w:rPr>
        <w:t>t</w:t>
      </w:r>
      <w:r w:rsidRPr="001A4FE6">
        <w:rPr>
          <w:rFonts w:ascii="Palatino" w:eastAsia="Courier New" w:hAnsi="Palatino" w:cs="Courier New"/>
          <w:spacing w:val="7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wha</w:t>
      </w:r>
      <w:r w:rsidRPr="001A4FE6">
        <w:rPr>
          <w:rFonts w:ascii="Palatino" w:eastAsia="Courier New" w:hAnsi="Palatino" w:cs="Courier New"/>
        </w:rPr>
        <w:t>t</w:t>
      </w:r>
      <w:r w:rsidRPr="001A4FE6">
        <w:rPr>
          <w:rFonts w:ascii="Palatino" w:eastAsia="Courier New" w:hAnsi="Palatino" w:cs="Courier New"/>
          <w:spacing w:val="15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angl</w:t>
      </w:r>
      <w:r w:rsidRPr="001A4FE6">
        <w:rPr>
          <w:rFonts w:ascii="Palatino" w:eastAsia="Courier New" w:hAnsi="Palatino" w:cs="Courier New"/>
        </w:rPr>
        <w:t>e</w:t>
      </w:r>
      <w:r w:rsidRPr="001A4FE6">
        <w:rPr>
          <w:rFonts w:ascii="Palatino" w:eastAsia="Courier New" w:hAnsi="Palatino" w:cs="Courier New"/>
          <w:spacing w:val="20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doe</w:t>
      </w:r>
      <w:r w:rsidRPr="001A4FE6">
        <w:rPr>
          <w:rFonts w:ascii="Palatino" w:eastAsia="Courier New" w:hAnsi="Palatino" w:cs="Courier New"/>
        </w:rPr>
        <w:t>s</w:t>
      </w:r>
      <w:r w:rsidRPr="001A4FE6">
        <w:rPr>
          <w:rFonts w:ascii="Palatino" w:eastAsia="Courier New" w:hAnsi="Palatino" w:cs="Courier New"/>
          <w:spacing w:val="15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i</w:t>
      </w:r>
      <w:r w:rsidRPr="001A4FE6">
        <w:rPr>
          <w:rFonts w:ascii="Palatino" w:eastAsia="Courier New" w:hAnsi="Palatino" w:cs="Courier New"/>
        </w:rPr>
        <w:t>t</w:t>
      </w:r>
      <w:r w:rsidRPr="001A4FE6">
        <w:rPr>
          <w:rFonts w:ascii="Palatino" w:eastAsia="Courier New" w:hAnsi="Palatino" w:cs="Courier New"/>
          <w:spacing w:val="7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dro</w:t>
      </w:r>
      <w:r w:rsidRPr="001A4FE6">
        <w:rPr>
          <w:rFonts w:ascii="Palatino" w:eastAsia="Courier New" w:hAnsi="Palatino" w:cs="Courier New"/>
        </w:rPr>
        <w:t>p</w:t>
      </w:r>
      <w:r w:rsidRPr="001A4FE6">
        <w:rPr>
          <w:rFonts w:ascii="Palatino" w:eastAsia="Courier New" w:hAnsi="Palatino" w:cs="Courier New"/>
          <w:spacing w:val="15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t</w:t>
      </w:r>
      <w:r w:rsidRPr="001A4FE6">
        <w:rPr>
          <w:rFonts w:ascii="Palatino" w:eastAsia="Courier New" w:hAnsi="Palatino" w:cs="Courier New"/>
        </w:rPr>
        <w:t>o</w:t>
      </w:r>
      <w:r w:rsidRPr="001A4FE6">
        <w:rPr>
          <w:rFonts w:ascii="Palatino" w:eastAsia="Courier New" w:hAnsi="Palatino" w:cs="Courier New"/>
          <w:spacing w:val="7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on</w:t>
      </w:r>
      <w:r w:rsidRPr="001A4FE6">
        <w:rPr>
          <w:rFonts w:ascii="Palatino" w:eastAsia="Courier New" w:hAnsi="Palatino" w:cs="Courier New"/>
        </w:rPr>
        <w:t>e</w:t>
      </w:r>
      <w:r w:rsidRPr="001A4FE6">
        <w:rPr>
          <w:rFonts w:ascii="Palatino" w:eastAsia="Courier New" w:hAnsi="Palatino" w:cs="Courier New"/>
          <w:spacing w:val="11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tent</w:t>
      </w:r>
      <w:r w:rsidRPr="001A4FE6">
        <w:rPr>
          <w:rFonts w:ascii="Palatino" w:eastAsia="Courier New" w:hAnsi="Palatino" w:cs="Courier New"/>
        </w:rPr>
        <w:t>h</w:t>
      </w:r>
      <w:r w:rsidRPr="001A4FE6">
        <w:rPr>
          <w:rFonts w:ascii="Palatino" w:eastAsia="Courier New" w:hAnsi="Palatino" w:cs="Courier New"/>
          <w:spacing w:val="20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o</w:t>
      </w:r>
      <w:r w:rsidRPr="001A4FE6">
        <w:rPr>
          <w:rFonts w:ascii="Palatino" w:eastAsia="Courier New" w:hAnsi="Palatino" w:cs="Courier New"/>
        </w:rPr>
        <w:t>f</w:t>
      </w:r>
      <w:r w:rsidRPr="001A4FE6">
        <w:rPr>
          <w:rFonts w:ascii="Palatino" w:eastAsia="Courier New" w:hAnsi="Palatino" w:cs="Courier New"/>
          <w:spacing w:val="7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it</w:t>
      </w:r>
      <w:r w:rsidRPr="001A4FE6">
        <w:rPr>
          <w:rFonts w:ascii="Palatino" w:eastAsia="Courier New" w:hAnsi="Palatino" w:cs="Courier New"/>
        </w:rPr>
        <w:t>s</w:t>
      </w:r>
      <w:r w:rsidRPr="001A4FE6">
        <w:rPr>
          <w:rFonts w:ascii="Palatino" w:eastAsia="Courier New" w:hAnsi="Palatino" w:cs="Courier New"/>
          <w:spacing w:val="11"/>
        </w:rPr>
        <w:t xml:space="preserve"> </w:t>
      </w:r>
      <w:r w:rsidRPr="001A4FE6">
        <w:rPr>
          <w:rFonts w:ascii="Palatino" w:eastAsia="Courier New" w:hAnsi="Palatino" w:cs="Courier New"/>
          <w:spacing w:val="-3"/>
        </w:rPr>
        <w:t>maximu</w:t>
      </w:r>
      <w:r w:rsidRPr="001A4FE6">
        <w:rPr>
          <w:rFonts w:ascii="Palatino" w:eastAsia="Courier New" w:hAnsi="Palatino" w:cs="Courier New"/>
        </w:rPr>
        <w:t>m</w:t>
      </w:r>
      <w:r w:rsidRPr="001A4FE6">
        <w:rPr>
          <w:rFonts w:ascii="Palatino" w:eastAsia="Courier New" w:hAnsi="Palatino" w:cs="Courier New"/>
          <w:spacing w:val="28"/>
        </w:rPr>
        <w:t xml:space="preserve"> </w:t>
      </w:r>
      <w:r w:rsidRPr="001A4FE6">
        <w:rPr>
          <w:rFonts w:ascii="Palatino" w:eastAsia="Courier New" w:hAnsi="Palatino" w:cs="Courier New"/>
          <w:spacing w:val="-3"/>
          <w:w w:val="104"/>
        </w:rPr>
        <w:t>value?</w:t>
      </w:r>
    </w:p>
    <w:p w14:paraId="1E154646" w14:textId="77777777" w:rsidR="003D2E8D" w:rsidRPr="001A4FE6" w:rsidRDefault="003D2E8D" w:rsidP="00032EDC">
      <w:pPr>
        <w:tabs>
          <w:tab w:val="left" w:pos="8010"/>
        </w:tabs>
        <w:spacing w:before="7" w:after="0" w:line="280" w:lineRule="exact"/>
        <w:ind w:left="360" w:hanging="360"/>
        <w:jc w:val="both"/>
        <w:rPr>
          <w:rFonts w:ascii="Palatino" w:hAnsi="Palatino"/>
        </w:rPr>
      </w:pPr>
    </w:p>
    <w:p w14:paraId="31359B3C" w14:textId="0C2551D0" w:rsidR="003D2E8D" w:rsidRPr="001A4FE6" w:rsidRDefault="003D2E8D" w:rsidP="00E50576">
      <w:pPr>
        <w:tabs>
          <w:tab w:val="left" w:pos="8010"/>
        </w:tabs>
        <w:spacing w:after="0" w:line="267" w:lineRule="auto"/>
        <w:ind w:left="360" w:hanging="360"/>
        <w:jc w:val="both"/>
        <w:rPr>
          <w:rFonts w:ascii="Palatino" w:eastAsia="Courier New" w:hAnsi="Palatino" w:cs="Courier New"/>
        </w:rPr>
      </w:pPr>
      <w:r w:rsidRPr="001A4FE6">
        <w:rPr>
          <w:rFonts w:ascii="Palatino" w:eastAsia="Courier New" w:hAnsi="Palatino" w:cs="Courier New"/>
        </w:rPr>
        <w:t>5.</w:t>
      </w:r>
      <w:r w:rsidR="00032EDC" w:rsidRPr="001A4FE6">
        <w:rPr>
          <w:rFonts w:ascii="Palatino" w:eastAsia="Courier New" w:hAnsi="Palatino" w:cs="Courier New"/>
        </w:rPr>
        <w:tab/>
      </w:r>
      <w:r w:rsidRPr="001A4FE6">
        <w:rPr>
          <w:rFonts w:ascii="Palatino" w:eastAsia="Courier New" w:hAnsi="Palatino" w:cs="Courier New"/>
        </w:rPr>
        <w:t>Place a slit with a width of about 2</w:t>
      </w:r>
      <w:r w:rsidR="00FE2597" w:rsidRPr="001A4FE6">
        <w:rPr>
          <w:rFonts w:ascii="Palatino" w:eastAsia="Courier New" w:hAnsi="Palatino" w:cs="Courier New"/>
        </w:rPr>
        <w:sym w:font="Symbol" w:char="F06C"/>
      </w:r>
      <w:r w:rsidRPr="001A4FE6">
        <w:rPr>
          <w:rFonts w:ascii="Palatino" w:eastAsia="Courier New" w:hAnsi="Palatino" w:cs="Courier New"/>
        </w:rPr>
        <w:t xml:space="preserve"> about 20 cm away from the transmitter and measure the receiver output on a semicircle with the slit at the center. </w:t>
      </w:r>
      <w:r w:rsidR="00E50576" w:rsidRPr="001A4FE6">
        <w:rPr>
          <w:rFonts w:ascii="Palatino" w:eastAsia="Courier New" w:hAnsi="Palatino" w:cs="Courier New"/>
        </w:rPr>
        <w:t xml:space="preserve"> </w:t>
      </w:r>
      <w:r w:rsidRPr="001A4FE6">
        <w:rPr>
          <w:rFonts w:ascii="Palatino" w:eastAsia="Courier New" w:hAnsi="Palatino" w:cs="Courier New"/>
        </w:rPr>
        <w:t>Again determine the angles at which the signal drops to one half and one tenth of its maximum value.</w:t>
      </w:r>
    </w:p>
    <w:p w14:paraId="7091224A" w14:textId="77777777" w:rsidR="003D2E8D" w:rsidRPr="001A4FE6" w:rsidRDefault="003D2E8D" w:rsidP="00E50576">
      <w:pPr>
        <w:tabs>
          <w:tab w:val="left" w:pos="8010"/>
        </w:tabs>
        <w:spacing w:after="0" w:line="267" w:lineRule="auto"/>
        <w:ind w:left="360" w:hanging="360"/>
        <w:jc w:val="both"/>
        <w:rPr>
          <w:rFonts w:ascii="Palatino" w:eastAsia="Courier New" w:hAnsi="Palatino" w:cs="Courier New"/>
        </w:rPr>
      </w:pPr>
    </w:p>
    <w:p w14:paraId="0ADD5464" w14:textId="52F7D0B1" w:rsidR="006429DA" w:rsidRPr="001A4FE6" w:rsidRDefault="003D2E8D" w:rsidP="00E50576">
      <w:pPr>
        <w:tabs>
          <w:tab w:val="left" w:pos="8010"/>
        </w:tabs>
        <w:spacing w:after="0" w:line="267" w:lineRule="auto"/>
        <w:ind w:left="360" w:hanging="360"/>
        <w:jc w:val="both"/>
        <w:rPr>
          <w:rFonts w:ascii="Palatino" w:eastAsia="Courier New" w:hAnsi="Palatino" w:cs="Courier New"/>
        </w:rPr>
      </w:pPr>
      <w:r w:rsidRPr="001A4FE6">
        <w:rPr>
          <w:rFonts w:ascii="Palatino" w:eastAsia="Courier New" w:hAnsi="Palatino" w:cs="Courier New"/>
        </w:rPr>
        <w:t>6.</w:t>
      </w:r>
      <w:r w:rsidR="00FE2597" w:rsidRPr="001A4FE6">
        <w:rPr>
          <w:rFonts w:ascii="Palatino" w:eastAsia="Courier New" w:hAnsi="Palatino" w:cs="Courier New"/>
        </w:rPr>
        <w:tab/>
        <w:t>If time permits, repeat Step 5 with a slit having a width of about ½.</w:t>
      </w:r>
    </w:p>
    <w:p w14:paraId="0E12345A" w14:textId="77777777" w:rsidR="001A4FE6" w:rsidRDefault="001A4FE6">
      <w:pPr>
        <w:rPr>
          <w:sz w:val="24"/>
          <w:szCs w:val="24"/>
        </w:rPr>
      </w:pPr>
    </w:p>
    <w:sectPr w:rsidR="001A4FE6" w:rsidSect="00D21A7D">
      <w:footerReference w:type="even" r:id="rId20"/>
      <w:footerReference w:type="default" r:id="rId21"/>
      <w:pgSz w:w="12240" w:h="15840"/>
      <w:pgMar w:top="1440" w:right="1440" w:bottom="1440" w:left="1440" w:header="720" w:footer="720" w:gutter="0"/>
      <w:pgNumType w:start="14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endnote w:type="separator" w:id="-1">
    <w:p w14:paraId="63FEB255" w14:textId="77777777" w:rsidR="008E6D71" w:rsidRDefault="008E6D71" w:rsidP="006429DA">
      <w:pPr>
        <w:spacing w:after="0" w:line="240" w:lineRule="auto"/>
      </w:pPr>
      <w:r>
        <w:separator/>
      </w:r>
    </w:p>
  </w:endnote>
  <w:endnote w:type="continuationSeparator" w:id="0">
    <w:p w14:paraId="1F9F0505" w14:textId="77777777" w:rsidR="008E6D71" w:rsidRDefault="008E6D71" w:rsidP="006429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Palatino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Palatino Linotype">
    <w:panose1 w:val="02040502050505030304"/>
    <w:charset w:val="00"/>
    <w:family w:val="auto"/>
    <w:pitch w:val="variable"/>
    <w:sig w:usb0="E0000287" w:usb1="40000013" w:usb2="00000000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50012C0" w14:textId="77777777" w:rsidR="008E6D71" w:rsidRDefault="008E6D71" w:rsidP="006429DA">
    <w:pPr>
      <w:pStyle w:val="Footer"/>
      <w:framePr w:wrap="around" w:vAnchor="text" w:hAnchor="margin" w:xAlign="outside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EDC3F18" w14:textId="77777777" w:rsidR="008E6D71" w:rsidRDefault="008E6D71" w:rsidP="006429DA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F660D" w14:textId="77777777" w:rsidR="008E6D71" w:rsidRDefault="008E6D71" w:rsidP="006429DA">
    <w:pPr>
      <w:pStyle w:val="Footer"/>
      <w:framePr w:wrap="around" w:vAnchor="text" w:hAnchor="margin" w:xAlign="outside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21B89">
      <w:rPr>
        <w:rStyle w:val="PageNumber"/>
        <w:noProof/>
      </w:rPr>
      <w:t>143</w:t>
    </w:r>
    <w:r>
      <w:rPr>
        <w:rStyle w:val="PageNumber"/>
      </w:rPr>
      <w:fldChar w:fldCharType="end"/>
    </w:r>
  </w:p>
  <w:p w14:paraId="6EFAEDBE" w14:textId="1B873114" w:rsidR="008E6D71" w:rsidRPr="006429DA" w:rsidRDefault="008E6D71" w:rsidP="006429DA">
    <w:pPr>
      <w:spacing w:after="0" w:line="200" w:lineRule="exact"/>
      <w:ind w:right="360" w:firstLine="360"/>
      <w:jc w:val="center"/>
      <w:rPr>
        <w:rFonts w:ascii="Palatino" w:hAnsi="Palatino"/>
        <w:sz w:val="20"/>
        <w:szCs w:val="20"/>
      </w:rPr>
    </w:pPr>
    <w:r>
      <w:rPr>
        <w:rFonts w:ascii="Palatino" w:eastAsia="Arial" w:hAnsi="Palatino" w:cs="Arial"/>
        <w:spacing w:val="1"/>
        <w:sz w:val="20"/>
        <w:szCs w:val="20"/>
      </w:rPr>
      <w:t>ACOUSTIC DIFFRACTION AND INTERFERENCE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footnote w:type="separator" w:id="-1">
    <w:p w14:paraId="2D5FB535" w14:textId="77777777" w:rsidR="008E6D71" w:rsidRDefault="008E6D71" w:rsidP="006429DA">
      <w:pPr>
        <w:spacing w:after="0" w:line="240" w:lineRule="auto"/>
      </w:pPr>
      <w:r>
        <w:separator/>
      </w:r>
    </w:p>
  </w:footnote>
  <w:footnote w:type="continuationSeparator" w:id="0">
    <w:p w14:paraId="588C88A9" w14:textId="77777777" w:rsidR="008E6D71" w:rsidRDefault="008E6D71" w:rsidP="006429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embedSystemFonts/>
  <w:trackRevision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</w:compat>
  <w:rsids>
    <w:rsidRoot w:val="003D2E8D"/>
    <w:rsid w:val="00032A11"/>
    <w:rsid w:val="00032EDC"/>
    <w:rsid w:val="00064094"/>
    <w:rsid w:val="0011323D"/>
    <w:rsid w:val="001A4FE6"/>
    <w:rsid w:val="00200AD5"/>
    <w:rsid w:val="00286DA5"/>
    <w:rsid w:val="00357B2C"/>
    <w:rsid w:val="003D2E8D"/>
    <w:rsid w:val="004065CE"/>
    <w:rsid w:val="00593BE4"/>
    <w:rsid w:val="006429DA"/>
    <w:rsid w:val="0067675A"/>
    <w:rsid w:val="006F2156"/>
    <w:rsid w:val="00736364"/>
    <w:rsid w:val="00861F53"/>
    <w:rsid w:val="00867529"/>
    <w:rsid w:val="008D00E1"/>
    <w:rsid w:val="008E6D71"/>
    <w:rsid w:val="00BE6394"/>
    <w:rsid w:val="00C21B89"/>
    <w:rsid w:val="00C700CE"/>
    <w:rsid w:val="00D21A7D"/>
    <w:rsid w:val="00DC4D3A"/>
    <w:rsid w:val="00E50576"/>
    <w:rsid w:val="00FD239C"/>
    <w:rsid w:val="00FE2597"/>
    <w:rsid w:val="00FF694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074E08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2E8D"/>
    <w:pPr>
      <w:widowControl w:val="0"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429DA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29DA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429D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29DA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429D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29DA"/>
    <w:rPr>
      <w:sz w:val="22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6429DA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 mv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g"/><Relationship Id="rId20" Type="http://schemas.openxmlformats.org/officeDocument/2006/relationships/footer" Target="footer1.xml"/><Relationship Id="rId21" Type="http://schemas.openxmlformats.org/officeDocument/2006/relationships/footer" Target="footer2.xml"/><Relationship Id="rId22" Type="http://schemas.openxmlformats.org/officeDocument/2006/relationships/fontTable" Target="fontTable.xml"/><Relationship Id="rId23" Type="http://schemas.openxmlformats.org/officeDocument/2006/relationships/theme" Target="theme/theme1.xml"/><Relationship Id="rId10" Type="http://schemas.openxmlformats.org/officeDocument/2006/relationships/image" Target="media/image4.jpg"/><Relationship Id="rId11" Type="http://schemas.openxmlformats.org/officeDocument/2006/relationships/image" Target="media/image5.jpg"/><Relationship Id="rId12" Type="http://schemas.openxmlformats.org/officeDocument/2006/relationships/image" Target="media/image6.emf"/><Relationship Id="rId13" Type="http://schemas.openxmlformats.org/officeDocument/2006/relationships/oleObject" Target="embeddings/oleObject1.bin"/><Relationship Id="rId14" Type="http://schemas.openxmlformats.org/officeDocument/2006/relationships/image" Target="media/image7.emf"/><Relationship Id="rId15" Type="http://schemas.openxmlformats.org/officeDocument/2006/relationships/oleObject" Target="embeddings/oleObject2.bin"/><Relationship Id="rId16" Type="http://schemas.openxmlformats.org/officeDocument/2006/relationships/image" Target="media/image8.jpg"/><Relationship Id="rId17" Type="http://schemas.openxmlformats.org/officeDocument/2006/relationships/image" Target="media/image9.emf"/><Relationship Id="rId18" Type="http://schemas.openxmlformats.org/officeDocument/2006/relationships/oleObject" Target="embeddings/oleObject3.bin"/><Relationship Id="rId19" Type="http://schemas.openxmlformats.org/officeDocument/2006/relationships/image" Target="media/image10.jpg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553</Words>
  <Characters>3153</Characters>
  <Application>Microsoft Macintosh Word</Application>
  <DocSecurity>0</DocSecurity>
  <Lines>26</Lines>
  <Paragraphs>7</Paragraphs>
  <ScaleCrop>false</ScaleCrop>
  <Company>Joliet Junior College</Company>
  <LinksUpToDate>false</LinksUpToDate>
  <CharactersWithSpaces>3699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McKittrick</dc:creator>
  <cp:keywords/>
  <cp:lastModifiedBy>Joliet Junior College Joliet Junior College</cp:lastModifiedBy>
  <cp:revision>3</cp:revision>
  <dcterms:created xsi:type="dcterms:W3CDTF">2013-01-20T18:13:00Z</dcterms:created>
  <dcterms:modified xsi:type="dcterms:W3CDTF">2013-01-21T20:44:00Z</dcterms:modified>
</cp:coreProperties>
</file>