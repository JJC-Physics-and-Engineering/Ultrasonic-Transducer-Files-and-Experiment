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48352" w14:textId="77777777" w:rsidR="005F6B96" w:rsidRDefault="005F6B96" w:rsidP="002054AF">
      <w:pPr>
        <w:jc w:val="center"/>
        <w:rPr>
          <w:rFonts w:ascii="Palatino" w:hAnsi="Palatino"/>
          <w:sz w:val="22"/>
        </w:rPr>
      </w:pPr>
      <w:r>
        <w:rPr>
          <w:rFonts w:ascii="Palatino" w:hAnsi="Palatino"/>
          <w:sz w:val="22"/>
        </w:rPr>
        <w:t>Experiment 10</w:t>
      </w:r>
    </w:p>
    <w:p w14:paraId="68FEDF31" w14:textId="77777777" w:rsidR="005F6B96" w:rsidRDefault="005F6B96" w:rsidP="002054AF">
      <w:pPr>
        <w:jc w:val="center"/>
        <w:rPr>
          <w:rFonts w:ascii="Palatino" w:hAnsi="Palatino"/>
          <w:sz w:val="22"/>
        </w:rPr>
      </w:pPr>
    </w:p>
    <w:p w14:paraId="14C54521" w14:textId="77777777" w:rsidR="00263D6E" w:rsidRPr="000D1491" w:rsidRDefault="005F6B96" w:rsidP="002054AF">
      <w:pPr>
        <w:jc w:val="center"/>
        <w:rPr>
          <w:rFonts w:ascii="Palatino" w:hAnsi="Palatino"/>
          <w:b/>
          <w:sz w:val="22"/>
        </w:rPr>
      </w:pPr>
      <w:r w:rsidRPr="000D1491">
        <w:rPr>
          <w:rFonts w:ascii="Palatino" w:hAnsi="Palatino"/>
          <w:b/>
          <w:sz w:val="22"/>
        </w:rPr>
        <w:t>SPEED OF SOUND</w:t>
      </w:r>
    </w:p>
    <w:p w14:paraId="6EF9ACCC" w14:textId="77777777" w:rsidR="005F6B96" w:rsidRDefault="005F6B96">
      <w:pPr>
        <w:rPr>
          <w:rFonts w:ascii="Palatino" w:hAnsi="Palatino"/>
          <w:sz w:val="22"/>
        </w:rPr>
      </w:pPr>
    </w:p>
    <w:p w14:paraId="7B66F595" w14:textId="77777777" w:rsidR="005F6B96" w:rsidRDefault="005F6B96">
      <w:pPr>
        <w:rPr>
          <w:rFonts w:ascii="Palatino" w:hAnsi="Palatino"/>
          <w:sz w:val="22"/>
        </w:rPr>
      </w:pPr>
    </w:p>
    <w:p w14:paraId="37E84F7D" w14:textId="77777777" w:rsidR="005F6B96" w:rsidRDefault="005F6B96" w:rsidP="005F6B96">
      <w:pPr>
        <w:ind w:left="1620" w:hanging="1620"/>
        <w:rPr>
          <w:rFonts w:ascii="Palatino" w:hAnsi="Palatino"/>
          <w:sz w:val="22"/>
        </w:rPr>
      </w:pPr>
      <w:r>
        <w:rPr>
          <w:rFonts w:ascii="Palatino" w:hAnsi="Palatino"/>
          <w:sz w:val="22"/>
        </w:rPr>
        <w:t>APPARATUS:</w:t>
      </w:r>
      <w:r>
        <w:rPr>
          <w:rFonts w:ascii="Palatino" w:hAnsi="Palatino"/>
          <w:sz w:val="22"/>
        </w:rPr>
        <w:tab/>
        <w:t>Ultrasonic crystals, audio generator, oscilloscope</w:t>
      </w:r>
    </w:p>
    <w:p w14:paraId="663E39B6" w14:textId="77777777" w:rsidR="005F6B96" w:rsidRDefault="005F6B96" w:rsidP="005F6B96">
      <w:pPr>
        <w:ind w:left="1620" w:hanging="1620"/>
        <w:rPr>
          <w:rFonts w:ascii="Palatino" w:hAnsi="Palatino"/>
          <w:sz w:val="22"/>
        </w:rPr>
      </w:pPr>
    </w:p>
    <w:p w14:paraId="7C38EA02" w14:textId="77777777" w:rsidR="005F6B96" w:rsidRPr="005F6B96" w:rsidRDefault="005F6B96" w:rsidP="005F6B96">
      <w:pPr>
        <w:ind w:left="1620" w:hanging="1620"/>
        <w:rPr>
          <w:rFonts w:ascii="Palatino" w:hAnsi="Palatino"/>
          <w:sz w:val="22"/>
        </w:rPr>
      </w:pPr>
      <w:r>
        <w:rPr>
          <w:rFonts w:ascii="Palatino" w:hAnsi="Palatino"/>
          <w:sz w:val="22"/>
        </w:rPr>
        <w:t>REFFERENCE:</w:t>
      </w:r>
      <w:r>
        <w:rPr>
          <w:rFonts w:ascii="Palatino" w:hAnsi="Palatino"/>
          <w:sz w:val="22"/>
        </w:rPr>
        <w:tab/>
      </w:r>
      <w:proofErr w:type="spellStart"/>
      <w:r>
        <w:rPr>
          <w:rFonts w:ascii="Palatino" w:hAnsi="Palatino"/>
          <w:sz w:val="22"/>
        </w:rPr>
        <w:t>Rossing</w:t>
      </w:r>
      <w:proofErr w:type="spellEnd"/>
      <w:r>
        <w:rPr>
          <w:rFonts w:ascii="Palatino" w:hAnsi="Palatino"/>
          <w:sz w:val="22"/>
        </w:rPr>
        <w:t xml:space="preserve">, </w:t>
      </w:r>
      <w:r>
        <w:rPr>
          <w:rFonts w:ascii="Palatino" w:hAnsi="Palatino"/>
          <w:sz w:val="22"/>
          <w:u w:val="single"/>
        </w:rPr>
        <w:t>The Science of Sound</w:t>
      </w:r>
      <w:r>
        <w:rPr>
          <w:rFonts w:ascii="Palatino" w:hAnsi="Palatino"/>
          <w:sz w:val="22"/>
        </w:rPr>
        <w:t>, Section 3.5</w:t>
      </w:r>
    </w:p>
    <w:p w14:paraId="2E764856" w14:textId="77777777" w:rsidR="005F6B96" w:rsidRDefault="005F6B96" w:rsidP="005F6B96">
      <w:pPr>
        <w:ind w:left="1620" w:hanging="1620"/>
        <w:rPr>
          <w:rFonts w:ascii="Palatino" w:hAnsi="Palatino"/>
          <w:sz w:val="22"/>
        </w:rPr>
      </w:pPr>
    </w:p>
    <w:p w14:paraId="0AC1DD98" w14:textId="77777777" w:rsidR="005F6B96" w:rsidRDefault="005F6B96" w:rsidP="005F6B96">
      <w:pPr>
        <w:ind w:left="1620" w:hanging="1620"/>
        <w:rPr>
          <w:rFonts w:ascii="Palatino" w:hAnsi="Palatino"/>
          <w:sz w:val="22"/>
        </w:rPr>
      </w:pPr>
      <w:r>
        <w:rPr>
          <w:rFonts w:ascii="Palatino" w:hAnsi="Palatino"/>
          <w:sz w:val="22"/>
        </w:rPr>
        <w:t>DISCUSSION:</w:t>
      </w:r>
      <w:r>
        <w:rPr>
          <w:rFonts w:ascii="Palatino" w:hAnsi="Palatino"/>
          <w:sz w:val="22"/>
        </w:rPr>
        <w:tab/>
        <w:t>The speed of sound in an ideal gas is given by:</w:t>
      </w:r>
    </w:p>
    <w:p w14:paraId="4A5EB53C" w14:textId="77777777" w:rsidR="005F6B96" w:rsidRDefault="00026690" w:rsidP="005F6B96">
      <w:pPr>
        <w:ind w:left="1620" w:hanging="1620"/>
        <w:jc w:val="center"/>
        <w:rPr>
          <w:rFonts w:ascii="Palatino" w:hAnsi="Palatino"/>
          <w:sz w:val="22"/>
        </w:rPr>
      </w:pPr>
      <w:r>
        <w:rPr>
          <w:noProof/>
          <w:position w:val="-26"/>
        </w:rPr>
        <w:pict w14:anchorId="54BFFB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56.25pt;height:36.25pt;mso-width-percent:0;mso-height-percent:0;mso-width-percent:0;mso-height-percent:0">
            <v:imagedata r:id="rId7" o:title=""/>
          </v:shape>
        </w:pict>
      </w:r>
    </w:p>
    <w:p w14:paraId="2E5B8E4C" w14:textId="77777777" w:rsidR="005F6B96" w:rsidRDefault="005F6B96" w:rsidP="005F6B96">
      <w:pPr>
        <w:rPr>
          <w:rFonts w:ascii="Palatino" w:hAnsi="Palatino"/>
          <w:sz w:val="22"/>
        </w:rPr>
      </w:pPr>
      <w:r>
        <w:rPr>
          <w:rFonts w:ascii="Palatino" w:hAnsi="Palatino"/>
          <w:sz w:val="22"/>
        </w:rPr>
        <w:t>Where T is absolute temperature, M is molecular weight, and R is the gas constant.  Note that the speed varies directly with temperature but is independent of pressure.  (In a real gas, there is a slight dependence on pressure, but it is quite small).</w:t>
      </w:r>
    </w:p>
    <w:p w14:paraId="096EC8BD" w14:textId="77777777" w:rsidR="00CB0B8C" w:rsidRDefault="00CB0B8C" w:rsidP="005F6B96">
      <w:pPr>
        <w:rPr>
          <w:rFonts w:ascii="Palatino" w:hAnsi="Palatino"/>
          <w:sz w:val="22"/>
        </w:rPr>
      </w:pPr>
    </w:p>
    <w:p w14:paraId="7A17A6F1" w14:textId="2F3245FE" w:rsidR="00271617" w:rsidRDefault="00CB0B8C" w:rsidP="005F6B96">
      <w:pPr>
        <w:rPr>
          <w:rFonts w:ascii="Palatino" w:hAnsi="Palatino"/>
          <w:sz w:val="22"/>
        </w:rPr>
      </w:pPr>
      <w:r>
        <w:rPr>
          <w:rFonts w:ascii="Palatino" w:hAnsi="Palatino"/>
          <w:sz w:val="22"/>
        </w:rPr>
        <w:t>In this experiment, the speed of sound is determined by measuring frequency and wavelength</w:t>
      </w:r>
      <w:r w:rsidR="001A758C">
        <w:rPr>
          <w:rFonts w:ascii="Palatino" w:hAnsi="Palatino"/>
          <w:sz w:val="22"/>
        </w:rPr>
        <w:t xml:space="preserve"> and using the relationship:  v = f</w:t>
      </w:r>
      <w:r w:rsidR="001A758C">
        <w:rPr>
          <w:rFonts w:ascii="Palatino" w:hAnsi="Palatino"/>
          <w:sz w:val="22"/>
        </w:rPr>
        <w:sym w:font="Symbol" w:char="F067"/>
      </w:r>
      <w:r w:rsidR="001A758C">
        <w:rPr>
          <w:rFonts w:ascii="Palatino" w:hAnsi="Palatino"/>
          <w:sz w:val="22"/>
        </w:rPr>
        <w:t xml:space="preserve">.  The sound source and receiver are both ceramic crystals of the type </w:t>
      </w:r>
      <w:ins w:id="0" w:author="Joliet Junior College Joliet Junior College" w:date="2013-01-21T00:47:00Z">
        <w:r w:rsidR="00913085">
          <w:rPr>
            <w:rFonts w:ascii="Palatino" w:hAnsi="Palatino"/>
            <w:sz w:val="22"/>
          </w:rPr>
          <w:t xml:space="preserve">formerly </w:t>
        </w:r>
      </w:ins>
      <w:r w:rsidR="001A758C">
        <w:rPr>
          <w:rFonts w:ascii="Palatino" w:hAnsi="Palatino"/>
          <w:sz w:val="22"/>
        </w:rPr>
        <w:t>used in television remote control units.</w:t>
      </w:r>
      <w:ins w:id="1" w:author="Joliet Junior College Joliet Junior College" w:date="2013-01-21T00:47:00Z">
        <w:r w:rsidR="00913085">
          <w:rPr>
            <w:rFonts w:ascii="Palatino" w:hAnsi="Palatino"/>
            <w:sz w:val="22"/>
          </w:rPr>
          <w:t xml:space="preserve"> (Remote controls of this type used to make an audible “click”. For this reason, they were referred to as “clickers”.)</w:t>
        </w:r>
      </w:ins>
      <w:r w:rsidR="001A758C">
        <w:rPr>
          <w:rFonts w:ascii="Palatino" w:hAnsi="Palatino"/>
          <w:sz w:val="22"/>
        </w:rPr>
        <w:t xml:space="preserve">  They resonate at about 40 kHz, well above the limit of hearing (dogs or bats might not enjoy this experiment!).</w:t>
      </w:r>
      <w:ins w:id="2" w:author="Joliet Junior College Joliet Junior College" w:date="2013-01-21T00:47:00Z">
        <w:r w:rsidR="00913085">
          <w:rPr>
            <w:rFonts w:ascii="Palatino" w:hAnsi="Palatino"/>
            <w:sz w:val="22"/>
          </w:rPr>
          <w:t xml:space="preserve"> Your ultrasonic transducers may have a different resonant frequency. You may need to check with your instructor.</w:t>
        </w:r>
      </w:ins>
    </w:p>
    <w:p w14:paraId="786C52CD" w14:textId="77777777" w:rsidR="00271617" w:rsidRDefault="00271617" w:rsidP="005F6B96">
      <w:pPr>
        <w:rPr>
          <w:rFonts w:ascii="Palatino" w:hAnsi="Palatino"/>
          <w:sz w:val="22"/>
        </w:rPr>
      </w:pPr>
    </w:p>
    <w:p w14:paraId="6EB167FF" w14:textId="77777777" w:rsidR="00271617" w:rsidRDefault="00271617" w:rsidP="005F6B96">
      <w:pPr>
        <w:rPr>
          <w:rFonts w:ascii="Palatino" w:hAnsi="Palatino"/>
          <w:sz w:val="22"/>
        </w:rPr>
      </w:pPr>
      <w:r>
        <w:rPr>
          <w:rFonts w:ascii="Palatino" w:hAnsi="Palatino"/>
          <w:sz w:val="22"/>
        </w:rPr>
        <w:t>PROCEDURE:</w:t>
      </w:r>
    </w:p>
    <w:p w14:paraId="26EFA6A3" w14:textId="77777777" w:rsidR="00271617" w:rsidRDefault="00271617" w:rsidP="005F6B96">
      <w:pPr>
        <w:rPr>
          <w:rFonts w:ascii="Palatino" w:hAnsi="Palatino"/>
          <w:sz w:val="22"/>
        </w:rPr>
      </w:pPr>
    </w:p>
    <w:p w14:paraId="52D87E93" w14:textId="645AD5CB" w:rsidR="00271617" w:rsidRDefault="00271617" w:rsidP="00271617">
      <w:pPr>
        <w:ind w:left="360" w:hanging="360"/>
        <w:rPr>
          <w:rFonts w:ascii="Palatino" w:hAnsi="Palatino"/>
          <w:sz w:val="22"/>
        </w:rPr>
      </w:pPr>
      <w:r>
        <w:rPr>
          <w:rFonts w:ascii="Palatino" w:hAnsi="Palatino"/>
          <w:sz w:val="22"/>
        </w:rPr>
        <w:t>1.</w:t>
      </w:r>
      <w:r>
        <w:rPr>
          <w:rFonts w:ascii="Palatino" w:hAnsi="Palatino"/>
          <w:sz w:val="22"/>
        </w:rPr>
        <w:tab/>
        <w:t xml:space="preserve">Drive the transmitting crystal with an audio </w:t>
      </w:r>
      <w:proofErr w:type="gramStart"/>
      <w:r>
        <w:rPr>
          <w:rFonts w:ascii="Palatino" w:hAnsi="Palatino"/>
          <w:sz w:val="22"/>
        </w:rPr>
        <w:t>generator, and</w:t>
      </w:r>
      <w:proofErr w:type="gramEnd"/>
      <w:r>
        <w:rPr>
          <w:rFonts w:ascii="Palatino" w:hAnsi="Palatino"/>
          <w:sz w:val="22"/>
        </w:rPr>
        <w:t xml:space="preserve"> connect the receiving crystal to the vertical input of an oscilloscope. </w:t>
      </w:r>
      <w:ins w:id="3" w:author="Joliet Junior College Joliet Junior College" w:date="2013-01-21T00:49:00Z">
        <w:r w:rsidR="000B77C8">
          <w:rPr>
            <w:rFonts w:ascii="Palatino" w:hAnsi="Palatino"/>
            <w:sz w:val="22"/>
          </w:rPr>
          <w:t>Spend a few minutes familiarizing yourself with the qualitative behavior of the transducers.</w:t>
        </w:r>
      </w:ins>
      <w:r>
        <w:rPr>
          <w:rFonts w:ascii="Palatino" w:hAnsi="Palatino"/>
          <w:sz w:val="22"/>
        </w:rPr>
        <w:t xml:space="preserve"> With receiver and transmitter 5 – 10 cm apart, tune the generator to the resonant frequency of the crystals. </w:t>
      </w:r>
      <w:del w:id="4" w:author="Joliet Junior College Joliet Junior College" w:date="2013-01-21T00:47:00Z">
        <w:r>
          <w:rPr>
            <w:rFonts w:ascii="Palatino" w:hAnsi="Palatino"/>
            <w:sz w:val="22"/>
          </w:rPr>
          <w:delText xml:space="preserve"> (you may have to retune once or twice during the experiment, but after initial warmup the audio generators are quite stable).</w:delText>
        </w:r>
      </w:del>
    </w:p>
    <w:p w14:paraId="567CB28E" w14:textId="77777777" w:rsidR="00271617" w:rsidRDefault="00271617" w:rsidP="00271617">
      <w:pPr>
        <w:ind w:left="360" w:hanging="360"/>
        <w:rPr>
          <w:rFonts w:ascii="Palatino" w:hAnsi="Palatino"/>
          <w:sz w:val="22"/>
        </w:rPr>
      </w:pPr>
    </w:p>
    <w:p w14:paraId="08DAD3AC" w14:textId="57838D9D" w:rsidR="00FB4BDC" w:rsidRDefault="00271617" w:rsidP="00271617">
      <w:pPr>
        <w:ind w:left="360" w:hanging="360"/>
        <w:rPr>
          <w:rFonts w:ascii="Palatino" w:hAnsi="Palatino"/>
          <w:sz w:val="22"/>
        </w:rPr>
      </w:pPr>
      <w:r>
        <w:rPr>
          <w:rFonts w:ascii="Palatino" w:hAnsi="Palatino"/>
          <w:sz w:val="22"/>
        </w:rPr>
        <w:t>2.</w:t>
      </w:r>
      <w:r>
        <w:rPr>
          <w:rFonts w:ascii="Palatino" w:hAnsi="Palatino"/>
          <w:sz w:val="22"/>
        </w:rPr>
        <w:tab/>
      </w:r>
      <w:r w:rsidR="00FB4BDC">
        <w:rPr>
          <w:rFonts w:ascii="Palatino" w:hAnsi="Palatino"/>
          <w:sz w:val="22"/>
        </w:rPr>
        <w:t xml:space="preserve">To measure the wavelength, vary the distance between the crystals, and locate </w:t>
      </w:r>
      <w:r w:rsidR="00913085">
        <w:rPr>
          <w:rFonts w:ascii="Palatino" w:hAnsi="Palatino"/>
          <w:sz w:val="22"/>
        </w:rPr>
        <w:t xml:space="preserve">positions </w:t>
      </w:r>
      <w:del w:id="5" w:author="Joliet Junior College Joliet Junior College" w:date="2013-01-21T00:47:00Z">
        <w:r w:rsidR="00FB4BDC">
          <w:rPr>
            <w:rFonts w:ascii="Palatino" w:hAnsi="Palatino"/>
            <w:sz w:val="22"/>
          </w:rPr>
          <w:delText>which</w:delText>
        </w:r>
      </w:del>
      <w:ins w:id="6" w:author="Joliet Junior College Joliet Junior College" w:date="2013-01-21T00:47:00Z">
        <w:r w:rsidR="00913085">
          <w:rPr>
            <w:rFonts w:ascii="Palatino" w:hAnsi="Palatino"/>
            <w:sz w:val="22"/>
          </w:rPr>
          <w:t>that</w:t>
        </w:r>
      </w:ins>
      <w:r w:rsidR="00FB4BDC">
        <w:rPr>
          <w:rFonts w:ascii="Palatino" w:hAnsi="Palatino"/>
          <w:sz w:val="22"/>
        </w:rPr>
        <w:t xml:space="preserve"> are some integral </w:t>
      </w:r>
      <w:proofErr w:type="gramStart"/>
      <w:r w:rsidR="00FB4BDC">
        <w:rPr>
          <w:rFonts w:ascii="Palatino" w:hAnsi="Palatino"/>
          <w:sz w:val="22"/>
        </w:rPr>
        <w:t>number</w:t>
      </w:r>
      <w:proofErr w:type="gramEnd"/>
      <w:r w:rsidR="00FB4BDC">
        <w:rPr>
          <w:rFonts w:ascii="Palatino" w:hAnsi="Palatino"/>
          <w:sz w:val="22"/>
        </w:rPr>
        <w:t xml:space="preserve"> of wavelengths apart.  This can be done by connecting the receiving crystal to the vertical input of the oscilloscope, and the generator output to the horizontal input, to display a </w:t>
      </w:r>
      <w:proofErr w:type="spellStart"/>
      <w:r w:rsidR="00FB4BDC">
        <w:rPr>
          <w:rFonts w:ascii="Palatino" w:hAnsi="Palatino"/>
          <w:sz w:val="22"/>
        </w:rPr>
        <w:t>f</w:t>
      </w:r>
      <w:r w:rsidR="00FB4BDC" w:rsidRPr="00FB4BDC">
        <w:rPr>
          <w:rFonts w:ascii="Palatino" w:hAnsi="Palatino"/>
          <w:sz w:val="34"/>
          <w:vertAlign w:val="subscript"/>
        </w:rPr>
        <w:t>y</w:t>
      </w:r>
      <w:proofErr w:type="spellEnd"/>
      <w:r w:rsidR="00FB4BDC">
        <w:rPr>
          <w:rFonts w:ascii="Palatino" w:hAnsi="Palatino"/>
          <w:sz w:val="22"/>
        </w:rPr>
        <w:t xml:space="preserve"> vs </w:t>
      </w:r>
      <w:proofErr w:type="spellStart"/>
      <w:r w:rsidR="00FB4BDC">
        <w:rPr>
          <w:rFonts w:ascii="Palatino" w:hAnsi="Palatino"/>
          <w:sz w:val="22"/>
        </w:rPr>
        <w:t>f</w:t>
      </w:r>
      <w:r w:rsidR="00FB4BDC" w:rsidRPr="00FB4BDC">
        <w:rPr>
          <w:rFonts w:ascii="Palatino" w:hAnsi="Palatino"/>
          <w:sz w:val="34"/>
          <w:vertAlign w:val="subscript"/>
        </w:rPr>
        <w:t>x</w:t>
      </w:r>
      <w:proofErr w:type="spellEnd"/>
      <w:r w:rsidR="00FB4BDC">
        <w:rPr>
          <w:rFonts w:ascii="Palatino" w:hAnsi="Palatino"/>
          <w:sz w:val="22"/>
        </w:rPr>
        <w:t xml:space="preserve"> Lissajous pattern whose shape varies with the phase of the signal from the receiver.</w:t>
      </w:r>
    </w:p>
    <w:p w14:paraId="4DF7180B" w14:textId="77777777" w:rsidR="00FB4BDC" w:rsidRDefault="00FB4BDC" w:rsidP="00271617">
      <w:pPr>
        <w:ind w:left="360" w:hanging="360"/>
        <w:rPr>
          <w:rFonts w:ascii="Palatino" w:hAnsi="Palatino"/>
          <w:sz w:val="22"/>
        </w:rPr>
      </w:pPr>
    </w:p>
    <w:p w14:paraId="1B623E6E" w14:textId="6CDCA2DD" w:rsidR="00FB4BDC" w:rsidRDefault="00FB4BDC" w:rsidP="00FB4BDC">
      <w:pPr>
        <w:ind w:left="360"/>
        <w:rPr>
          <w:rFonts w:ascii="Palatino" w:hAnsi="Palatino"/>
          <w:sz w:val="22"/>
        </w:rPr>
      </w:pPr>
      <w:r>
        <w:rPr>
          <w:rFonts w:ascii="Palatino" w:hAnsi="Palatino"/>
          <w:sz w:val="22"/>
        </w:rPr>
        <w:t xml:space="preserve">Since the precision of the result depends strongly on the measurement of the wavelength, it is wise to average several measurements to determine the best value of </w:t>
      </w:r>
      <w:r>
        <w:rPr>
          <w:rFonts w:ascii="Palatino" w:hAnsi="Palatino"/>
          <w:sz w:val="22"/>
        </w:rPr>
        <w:sym w:font="Symbol" w:char="F06C"/>
      </w:r>
      <w:r w:rsidR="003C3AA9">
        <w:rPr>
          <w:rFonts w:ascii="Palatino" w:hAnsi="Palatino"/>
          <w:sz w:val="22"/>
        </w:rPr>
        <w:t xml:space="preserve">.  </w:t>
      </w:r>
      <w:del w:id="7" w:author="Joliet Junior College Joliet Junior College" w:date="2013-01-21T00:47:00Z">
        <w:r>
          <w:rPr>
            <w:rFonts w:ascii="Palatino" w:hAnsi="Palatino"/>
            <w:sz w:val="22"/>
          </w:rPr>
          <w:delText>one</w:delText>
        </w:r>
      </w:del>
      <w:ins w:id="8" w:author="Joliet Junior College Joliet Junior College" w:date="2013-01-21T00:47:00Z">
        <w:r w:rsidR="003C3AA9">
          <w:rPr>
            <w:rFonts w:ascii="Palatino" w:hAnsi="Palatino"/>
            <w:sz w:val="22"/>
          </w:rPr>
          <w:t>O</w:t>
        </w:r>
        <w:r>
          <w:rPr>
            <w:rFonts w:ascii="Palatino" w:hAnsi="Palatino"/>
            <w:sz w:val="22"/>
          </w:rPr>
          <w:t>ne</w:t>
        </w:r>
      </w:ins>
      <w:r>
        <w:rPr>
          <w:rFonts w:ascii="Palatino" w:hAnsi="Palatino"/>
          <w:sz w:val="22"/>
        </w:rPr>
        <w:t xml:space="preserve"> way to do this would be to make 6 or more determinations of 10</w:t>
      </w:r>
      <w:r>
        <w:rPr>
          <w:rFonts w:ascii="Palatino" w:hAnsi="Palatino"/>
          <w:sz w:val="22"/>
        </w:rPr>
        <w:sym w:font="Symbol" w:char="F06C"/>
      </w:r>
      <w:r>
        <w:rPr>
          <w:rFonts w:ascii="Palatino" w:hAnsi="Palatino"/>
          <w:sz w:val="22"/>
        </w:rPr>
        <w:t xml:space="preserve"> using different initial spacings of receiver and transmitter (why measure 10</w:t>
      </w:r>
      <w:r>
        <w:rPr>
          <w:rFonts w:ascii="Palatino" w:hAnsi="Palatino"/>
          <w:sz w:val="22"/>
        </w:rPr>
        <w:sym w:font="Symbol" w:char="F06C"/>
      </w:r>
      <w:r>
        <w:rPr>
          <w:rFonts w:ascii="Palatino" w:hAnsi="Palatino"/>
          <w:sz w:val="22"/>
        </w:rPr>
        <w:t xml:space="preserve"> rather than </w:t>
      </w:r>
      <w:r>
        <w:rPr>
          <w:rFonts w:ascii="Palatino" w:hAnsi="Palatino"/>
          <w:sz w:val="22"/>
        </w:rPr>
        <w:sym w:font="Symbol" w:char="F06C"/>
      </w:r>
      <w:r>
        <w:rPr>
          <w:rFonts w:ascii="Palatino" w:hAnsi="Palatino"/>
          <w:sz w:val="22"/>
        </w:rPr>
        <w:t>?)</w:t>
      </w:r>
    </w:p>
    <w:p w14:paraId="2301D309" w14:textId="77777777" w:rsidR="00FB4BDC" w:rsidRDefault="00FB4BDC" w:rsidP="00271617">
      <w:pPr>
        <w:ind w:left="360" w:hanging="360"/>
        <w:rPr>
          <w:rFonts w:ascii="Palatino" w:hAnsi="Palatino"/>
          <w:sz w:val="22"/>
        </w:rPr>
      </w:pPr>
    </w:p>
    <w:p w14:paraId="1809C847" w14:textId="77777777" w:rsidR="00FB4BDC" w:rsidRDefault="00FB4BDC" w:rsidP="00271617">
      <w:pPr>
        <w:ind w:left="360" w:hanging="360"/>
        <w:rPr>
          <w:rFonts w:ascii="Palatino" w:hAnsi="Palatino"/>
          <w:sz w:val="22"/>
        </w:rPr>
      </w:pPr>
      <w:r>
        <w:rPr>
          <w:rFonts w:ascii="Palatino" w:hAnsi="Palatino"/>
          <w:sz w:val="22"/>
        </w:rPr>
        <w:t>3.</w:t>
      </w:r>
      <w:r>
        <w:rPr>
          <w:rFonts w:ascii="Palatino" w:hAnsi="Palatino"/>
          <w:sz w:val="22"/>
        </w:rPr>
        <w:tab/>
        <w:t>Measure the frequency of the audio generator with a frequency counter.  Calculate the speed of sound from the formula: v = f</w:t>
      </w:r>
      <w:r>
        <w:rPr>
          <w:rFonts w:ascii="Palatino" w:hAnsi="Palatino"/>
          <w:sz w:val="22"/>
        </w:rPr>
        <w:sym w:font="Symbol" w:char="F067"/>
      </w:r>
      <w:r>
        <w:rPr>
          <w:rFonts w:ascii="Palatino" w:hAnsi="Palatino"/>
          <w:sz w:val="22"/>
        </w:rPr>
        <w:t xml:space="preserve">.  Compare it to the value given in Table 3.1 of </w:t>
      </w:r>
      <w:proofErr w:type="spellStart"/>
      <w:r>
        <w:rPr>
          <w:rFonts w:ascii="Palatino" w:hAnsi="Palatino"/>
          <w:sz w:val="22"/>
        </w:rPr>
        <w:t>Rossing</w:t>
      </w:r>
      <w:proofErr w:type="spellEnd"/>
      <w:r>
        <w:rPr>
          <w:rFonts w:ascii="Palatino" w:hAnsi="Palatino"/>
          <w:sz w:val="22"/>
        </w:rPr>
        <w:t xml:space="preserve"> (corrected to the temperature in your room.)</w:t>
      </w:r>
    </w:p>
    <w:p w14:paraId="4A55149F" w14:textId="77777777" w:rsidR="00FB4BDC" w:rsidRDefault="00FB4BDC" w:rsidP="00271617">
      <w:pPr>
        <w:ind w:left="360" w:hanging="360"/>
        <w:rPr>
          <w:rFonts w:ascii="Palatino" w:hAnsi="Palatino"/>
          <w:sz w:val="22"/>
        </w:rPr>
      </w:pPr>
    </w:p>
    <w:p w14:paraId="3D0506E2" w14:textId="77777777" w:rsidR="00FB4BDC" w:rsidRDefault="00FB4BDC" w:rsidP="00271617">
      <w:pPr>
        <w:ind w:left="360" w:hanging="360"/>
        <w:rPr>
          <w:rFonts w:ascii="Palatino" w:hAnsi="Palatino"/>
          <w:sz w:val="22"/>
        </w:rPr>
      </w:pPr>
    </w:p>
    <w:p w14:paraId="04E5CDE4" w14:textId="77777777" w:rsidR="00FB4BDC" w:rsidRDefault="00FB4BDC" w:rsidP="00271617">
      <w:pPr>
        <w:ind w:left="360" w:hanging="360"/>
        <w:rPr>
          <w:rFonts w:ascii="Palatino" w:hAnsi="Palatino"/>
          <w:sz w:val="22"/>
        </w:rPr>
      </w:pPr>
      <w:r>
        <w:rPr>
          <w:rFonts w:ascii="Palatino" w:hAnsi="Palatino"/>
          <w:sz w:val="22"/>
        </w:rPr>
        <w:t>If time permits:</w:t>
      </w:r>
    </w:p>
    <w:p w14:paraId="7F1869BC" w14:textId="77777777" w:rsidR="00FB4BDC" w:rsidRDefault="00FB4BDC" w:rsidP="00271617">
      <w:pPr>
        <w:ind w:left="360" w:hanging="360"/>
        <w:rPr>
          <w:rFonts w:ascii="Palatino" w:hAnsi="Palatino"/>
          <w:sz w:val="22"/>
        </w:rPr>
      </w:pPr>
    </w:p>
    <w:p w14:paraId="669D3D31" w14:textId="12EFCE27" w:rsidR="005F6B96" w:rsidDel="009F3E70" w:rsidRDefault="00FB4BDC" w:rsidP="00FB4BDC">
      <w:pPr>
        <w:tabs>
          <w:tab w:val="left" w:pos="5760"/>
        </w:tabs>
        <w:ind w:left="360" w:hanging="360"/>
        <w:rPr>
          <w:del w:id="9" w:author="Joliet Junior College Joliet Junior College" w:date="2015-01-19T14:47:00Z"/>
          <w:rFonts w:ascii="Palatino" w:hAnsi="Palatino"/>
          <w:sz w:val="22"/>
        </w:rPr>
      </w:pPr>
      <w:r>
        <w:rPr>
          <w:rFonts w:ascii="Palatino" w:hAnsi="Palatino"/>
          <w:sz w:val="22"/>
        </w:rPr>
        <w:lastRenderedPageBreak/>
        <w:t>4.</w:t>
      </w:r>
      <w:r>
        <w:rPr>
          <w:rFonts w:ascii="Palatino" w:hAnsi="Palatino"/>
          <w:sz w:val="22"/>
        </w:rPr>
        <w:tab/>
        <w:t>Measure the attenuation of 40 kHz ultrasound by various materials (paper, Styrofoam, etc.) by noting the difference in amplitude of the signal with and without the absorber in its path.</w:t>
      </w:r>
      <w:ins w:id="10" w:author="Joliet Junior College Joliet Junior College" w:date="2015-01-19T14:47:00Z">
        <w:r w:rsidR="009F3E70" w:rsidDel="009F3E70">
          <w:rPr>
            <w:rFonts w:ascii="Palatino" w:hAnsi="Palatino"/>
            <w:sz w:val="22"/>
          </w:rPr>
          <w:t xml:space="preserve"> </w:t>
        </w:r>
      </w:ins>
    </w:p>
    <w:p w14:paraId="39417038" w14:textId="651B2F09" w:rsidR="005F6B96" w:rsidDel="009F3E70" w:rsidRDefault="005F6B96" w:rsidP="006854B3">
      <w:pPr>
        <w:rPr>
          <w:del w:id="11" w:author="Joliet Junior College Joliet Junior College" w:date="2015-01-19T14:47:00Z"/>
          <w:rFonts w:ascii="Palatino" w:hAnsi="Palatino"/>
          <w:sz w:val="22"/>
        </w:rPr>
      </w:pPr>
    </w:p>
    <w:p w14:paraId="1E7AF202" w14:textId="5EE85ACA" w:rsidR="00263D6E" w:rsidRPr="002054AF" w:rsidDel="009F3E70" w:rsidRDefault="00263D6E" w:rsidP="006854B3">
      <w:pPr>
        <w:rPr>
          <w:del w:id="12" w:author="Joliet Junior College Joliet Junior College" w:date="2015-01-19T14:47:00Z"/>
          <w:rFonts w:ascii="Palatino" w:hAnsi="Palatino"/>
          <w:sz w:val="22"/>
        </w:rPr>
      </w:pPr>
    </w:p>
    <w:p w14:paraId="6DA2EC26" w14:textId="77777777" w:rsidR="00263D6E" w:rsidRPr="002054AF" w:rsidRDefault="00263D6E">
      <w:pPr>
        <w:rPr>
          <w:rFonts w:ascii="Palatino" w:hAnsi="Palatino"/>
          <w:sz w:val="22"/>
        </w:rPr>
      </w:pPr>
    </w:p>
    <w:p w14:paraId="1E4A5B34" w14:textId="77777777" w:rsidR="00263D6E" w:rsidRPr="002054AF" w:rsidRDefault="00263D6E">
      <w:pPr>
        <w:tabs>
          <w:tab w:val="left" w:pos="5760"/>
        </w:tabs>
        <w:ind w:left="360" w:hanging="360"/>
        <w:jc w:val="center"/>
        <w:rPr>
          <w:rFonts w:ascii="Palatino" w:hAnsi="Palatino" w:cs="Times New Roman"/>
          <w:sz w:val="22"/>
          <w:szCs w:val="20"/>
        </w:rPr>
        <w:pPrChange w:id="13" w:author="Joliet Junior College Joliet Junior College" w:date="2015-01-19T14:51:00Z">
          <w:pPr>
            <w:widowControl w:val="0"/>
            <w:autoSpaceDE w:val="0"/>
            <w:autoSpaceDN w:val="0"/>
            <w:adjustRightInd w:val="0"/>
            <w:spacing w:line="234" w:lineRule="exact"/>
            <w:ind w:right="-20"/>
            <w:jc w:val="center"/>
          </w:pPr>
        </w:pPrChange>
      </w:pPr>
      <w:r w:rsidRPr="002054AF">
        <w:rPr>
          <w:rFonts w:ascii="Palatino" w:hAnsi="Palatino"/>
          <w:sz w:val="22"/>
        </w:rPr>
        <w:br w:type="page"/>
      </w:r>
      <w:r w:rsidRPr="002054AF">
        <w:rPr>
          <w:rFonts w:ascii="Palatino" w:hAnsi="Palatino" w:cs="Times New Roman"/>
          <w:spacing w:val="-4"/>
          <w:position w:val="2"/>
          <w:sz w:val="22"/>
          <w:szCs w:val="20"/>
        </w:rPr>
        <w:lastRenderedPageBreak/>
        <w:t>DA</w:t>
      </w:r>
      <w:r w:rsidRPr="002054AF">
        <w:rPr>
          <w:rFonts w:ascii="Palatino" w:hAnsi="Palatino" w:cs="Times New Roman"/>
          <w:spacing w:val="-5"/>
          <w:position w:val="2"/>
          <w:sz w:val="22"/>
          <w:szCs w:val="20"/>
        </w:rPr>
        <w:t>T</w:t>
      </w:r>
      <w:r w:rsidRPr="002054AF">
        <w:rPr>
          <w:rFonts w:ascii="Palatino" w:hAnsi="Palatino" w:cs="Times New Roman"/>
          <w:position w:val="2"/>
          <w:sz w:val="22"/>
          <w:szCs w:val="20"/>
        </w:rPr>
        <w:t>A</w:t>
      </w:r>
      <w:r w:rsidRPr="002054AF">
        <w:rPr>
          <w:rFonts w:ascii="Palatino" w:hAnsi="Palatino" w:cs="Times New Roman"/>
          <w:spacing w:val="8"/>
          <w:position w:val="2"/>
          <w:sz w:val="22"/>
          <w:szCs w:val="20"/>
        </w:rPr>
        <w:t xml:space="preserve"> </w:t>
      </w:r>
      <w:r w:rsidRPr="002054AF">
        <w:rPr>
          <w:rFonts w:ascii="Palatino" w:hAnsi="Palatino" w:cs="Times New Roman"/>
          <w:spacing w:val="-5"/>
          <w:position w:val="2"/>
          <w:sz w:val="22"/>
          <w:szCs w:val="20"/>
        </w:rPr>
        <w:t>S</w:t>
      </w:r>
      <w:r w:rsidRPr="002054AF">
        <w:rPr>
          <w:rFonts w:ascii="Palatino" w:hAnsi="Palatino" w:cs="Times New Roman"/>
          <w:spacing w:val="-4"/>
          <w:position w:val="2"/>
          <w:sz w:val="22"/>
          <w:szCs w:val="20"/>
        </w:rPr>
        <w:t>H</w:t>
      </w:r>
      <w:r w:rsidRPr="002054AF">
        <w:rPr>
          <w:rFonts w:ascii="Palatino" w:hAnsi="Palatino" w:cs="Times New Roman"/>
          <w:spacing w:val="-5"/>
          <w:position w:val="2"/>
          <w:sz w:val="22"/>
          <w:szCs w:val="20"/>
        </w:rPr>
        <w:t>EE</w:t>
      </w:r>
      <w:r w:rsidRPr="002054AF">
        <w:rPr>
          <w:rFonts w:ascii="Palatino" w:hAnsi="Palatino" w:cs="Times New Roman"/>
          <w:position w:val="2"/>
          <w:sz w:val="22"/>
          <w:szCs w:val="20"/>
        </w:rPr>
        <w:t>T</w:t>
      </w:r>
      <w:r w:rsidRPr="002054AF">
        <w:rPr>
          <w:rFonts w:ascii="Palatino" w:hAnsi="Palatino" w:cs="Times New Roman"/>
          <w:spacing w:val="10"/>
          <w:position w:val="2"/>
          <w:sz w:val="22"/>
          <w:szCs w:val="20"/>
        </w:rPr>
        <w:t xml:space="preserve"> </w:t>
      </w:r>
      <w:r w:rsidRPr="002054AF">
        <w:rPr>
          <w:rFonts w:ascii="Palatino" w:hAnsi="Palatino" w:cs="Times New Roman"/>
          <w:spacing w:val="-4"/>
          <w:position w:val="2"/>
          <w:sz w:val="22"/>
          <w:szCs w:val="20"/>
        </w:rPr>
        <w:t>AN</w:t>
      </w:r>
      <w:r w:rsidRPr="002054AF">
        <w:rPr>
          <w:rFonts w:ascii="Palatino" w:hAnsi="Palatino" w:cs="Times New Roman"/>
          <w:position w:val="2"/>
          <w:sz w:val="22"/>
          <w:szCs w:val="20"/>
        </w:rPr>
        <w:t>D</w:t>
      </w:r>
      <w:r w:rsidRPr="002054AF">
        <w:rPr>
          <w:rFonts w:ascii="Palatino" w:hAnsi="Palatino" w:cs="Times New Roman"/>
          <w:spacing w:val="4"/>
          <w:position w:val="2"/>
          <w:sz w:val="22"/>
          <w:szCs w:val="20"/>
        </w:rPr>
        <w:t xml:space="preserve"> </w:t>
      </w:r>
      <w:r w:rsidRPr="002054AF">
        <w:rPr>
          <w:rFonts w:ascii="Palatino" w:hAnsi="Palatino" w:cs="Times New Roman"/>
          <w:spacing w:val="-4"/>
          <w:position w:val="2"/>
          <w:sz w:val="22"/>
          <w:szCs w:val="20"/>
        </w:rPr>
        <w:t>M</w:t>
      </w:r>
      <w:r w:rsidRPr="002054AF">
        <w:rPr>
          <w:rFonts w:ascii="Palatino" w:hAnsi="Palatino" w:cs="Times New Roman"/>
          <w:spacing w:val="-6"/>
          <w:position w:val="2"/>
          <w:sz w:val="22"/>
          <w:szCs w:val="20"/>
        </w:rPr>
        <w:t>I</w:t>
      </w:r>
      <w:r w:rsidRPr="002054AF">
        <w:rPr>
          <w:rFonts w:ascii="Palatino" w:hAnsi="Palatino" w:cs="Times New Roman"/>
          <w:spacing w:val="-4"/>
          <w:position w:val="2"/>
          <w:sz w:val="22"/>
          <w:szCs w:val="20"/>
        </w:rPr>
        <w:t>N</w:t>
      </w:r>
      <w:r w:rsidRPr="002054AF">
        <w:rPr>
          <w:rFonts w:ascii="Palatino" w:hAnsi="Palatino" w:cs="Times New Roman"/>
          <w:spacing w:val="-6"/>
          <w:position w:val="2"/>
          <w:sz w:val="22"/>
          <w:szCs w:val="20"/>
        </w:rPr>
        <w:t>I-</w:t>
      </w:r>
      <w:proofErr w:type="gramStart"/>
      <w:r w:rsidRPr="002054AF">
        <w:rPr>
          <w:rFonts w:ascii="Palatino" w:hAnsi="Palatino" w:cs="Times New Roman"/>
          <w:spacing w:val="-5"/>
          <w:position w:val="2"/>
          <w:sz w:val="22"/>
          <w:szCs w:val="20"/>
        </w:rPr>
        <w:t>REP</w:t>
      </w:r>
      <w:r w:rsidRPr="002054AF">
        <w:rPr>
          <w:rFonts w:ascii="Palatino" w:hAnsi="Palatino" w:cs="Times New Roman"/>
          <w:spacing w:val="-4"/>
          <w:position w:val="2"/>
          <w:sz w:val="22"/>
          <w:szCs w:val="20"/>
        </w:rPr>
        <w:t>O</w:t>
      </w:r>
      <w:r w:rsidRPr="002054AF">
        <w:rPr>
          <w:rFonts w:ascii="Palatino" w:hAnsi="Palatino" w:cs="Times New Roman"/>
          <w:spacing w:val="-5"/>
          <w:position w:val="2"/>
          <w:sz w:val="22"/>
          <w:szCs w:val="20"/>
        </w:rPr>
        <w:t>R</w:t>
      </w:r>
      <w:r w:rsidRPr="002054AF">
        <w:rPr>
          <w:rFonts w:ascii="Palatino" w:hAnsi="Palatino" w:cs="Times New Roman"/>
          <w:position w:val="2"/>
          <w:sz w:val="22"/>
          <w:szCs w:val="20"/>
        </w:rPr>
        <w:t>T</w:t>
      </w:r>
      <w:r w:rsidRPr="002054AF">
        <w:rPr>
          <w:rFonts w:ascii="Palatino" w:hAnsi="Palatino" w:cs="Times New Roman"/>
          <w:spacing w:val="30"/>
          <w:position w:val="2"/>
          <w:sz w:val="22"/>
          <w:szCs w:val="20"/>
        </w:rPr>
        <w:t xml:space="preserve"> </w:t>
      </w:r>
      <w:r w:rsidRPr="002054AF">
        <w:rPr>
          <w:rFonts w:ascii="Palatino" w:hAnsi="Palatino" w:cs="Times New Roman"/>
          <w:position w:val="2"/>
          <w:sz w:val="22"/>
          <w:szCs w:val="20"/>
        </w:rPr>
        <w:t>:</w:t>
      </w:r>
      <w:proofErr w:type="gramEnd"/>
      <w:r w:rsidRPr="002054AF">
        <w:rPr>
          <w:rFonts w:ascii="Palatino" w:hAnsi="Palatino" w:cs="Times New Roman"/>
          <w:spacing w:val="-8"/>
          <w:position w:val="2"/>
          <w:sz w:val="22"/>
          <w:szCs w:val="20"/>
        </w:rPr>
        <w:t xml:space="preserve"> </w:t>
      </w:r>
      <w:r w:rsidRPr="002054AF">
        <w:rPr>
          <w:rFonts w:ascii="Palatino" w:hAnsi="Palatino" w:cs="Times New Roman"/>
          <w:spacing w:val="-5"/>
          <w:position w:val="2"/>
          <w:sz w:val="22"/>
          <w:szCs w:val="20"/>
        </w:rPr>
        <w:t>Expe</w:t>
      </w:r>
      <w:r w:rsidRPr="002054AF">
        <w:rPr>
          <w:rFonts w:ascii="Palatino" w:hAnsi="Palatino" w:cs="Times New Roman"/>
          <w:position w:val="2"/>
          <w:sz w:val="22"/>
          <w:szCs w:val="20"/>
        </w:rPr>
        <w:t>r</w:t>
      </w:r>
      <w:r w:rsidRPr="002054AF">
        <w:rPr>
          <w:rFonts w:ascii="Palatino" w:hAnsi="Palatino" w:cs="Times New Roman"/>
          <w:spacing w:val="-6"/>
          <w:position w:val="2"/>
          <w:sz w:val="22"/>
          <w:szCs w:val="20"/>
        </w:rPr>
        <w:t>i</w:t>
      </w:r>
      <w:r w:rsidRPr="002054AF">
        <w:rPr>
          <w:rFonts w:ascii="Palatino" w:hAnsi="Palatino" w:cs="Times New Roman"/>
          <w:spacing w:val="-4"/>
          <w:position w:val="2"/>
          <w:sz w:val="22"/>
          <w:szCs w:val="20"/>
        </w:rPr>
        <w:t>m</w:t>
      </w:r>
      <w:r w:rsidRPr="002054AF">
        <w:rPr>
          <w:rFonts w:ascii="Palatino" w:hAnsi="Palatino" w:cs="Times New Roman"/>
          <w:spacing w:val="-5"/>
          <w:position w:val="2"/>
          <w:sz w:val="22"/>
          <w:szCs w:val="20"/>
        </w:rPr>
        <w:t>en</w:t>
      </w:r>
      <w:r w:rsidRPr="002054AF">
        <w:rPr>
          <w:rFonts w:ascii="Palatino" w:hAnsi="Palatino" w:cs="Times New Roman"/>
          <w:position w:val="2"/>
          <w:sz w:val="22"/>
          <w:szCs w:val="20"/>
        </w:rPr>
        <w:t>t</w:t>
      </w:r>
      <w:r w:rsidRPr="002054AF">
        <w:rPr>
          <w:rFonts w:ascii="Palatino" w:hAnsi="Palatino" w:cs="Times New Roman"/>
          <w:spacing w:val="4"/>
          <w:position w:val="2"/>
          <w:sz w:val="22"/>
          <w:szCs w:val="20"/>
        </w:rPr>
        <w:t xml:space="preserve"> </w:t>
      </w:r>
      <w:r w:rsidRPr="002054AF">
        <w:rPr>
          <w:rFonts w:ascii="Palatino" w:hAnsi="Palatino" w:cs="Times New Roman"/>
          <w:spacing w:val="-5"/>
          <w:w w:val="103"/>
          <w:position w:val="2"/>
          <w:sz w:val="22"/>
          <w:szCs w:val="20"/>
        </w:rPr>
        <w:t>1</w:t>
      </w:r>
      <w:r w:rsidRPr="002054AF">
        <w:rPr>
          <w:rFonts w:ascii="Palatino" w:hAnsi="Palatino" w:cs="Times New Roman"/>
          <w:w w:val="103"/>
          <w:position w:val="2"/>
          <w:sz w:val="22"/>
          <w:szCs w:val="20"/>
        </w:rPr>
        <w:t>0</w:t>
      </w:r>
    </w:p>
    <w:p w14:paraId="259994DC" w14:textId="77777777" w:rsidR="00263D6E" w:rsidRPr="002054AF" w:rsidRDefault="00263D6E" w:rsidP="000073AD">
      <w:pPr>
        <w:widowControl w:val="0"/>
        <w:autoSpaceDE w:val="0"/>
        <w:autoSpaceDN w:val="0"/>
        <w:adjustRightInd w:val="0"/>
        <w:spacing w:before="20" w:line="220" w:lineRule="exact"/>
        <w:rPr>
          <w:rFonts w:ascii="Palatino" w:hAnsi="Palatino" w:cs="Times New Roman"/>
          <w:sz w:val="22"/>
          <w:szCs w:val="22"/>
        </w:rPr>
      </w:pPr>
    </w:p>
    <w:p w14:paraId="0FF093E4" w14:textId="77777777" w:rsidR="000073AD" w:rsidRDefault="00263D6E" w:rsidP="000073AD">
      <w:pPr>
        <w:widowControl w:val="0"/>
        <w:autoSpaceDE w:val="0"/>
        <w:autoSpaceDN w:val="0"/>
        <w:adjustRightInd w:val="0"/>
        <w:ind w:left="1171" w:right="-20"/>
        <w:jc w:val="center"/>
        <w:rPr>
          <w:rFonts w:ascii="Palatino" w:hAnsi="Palatino" w:cs="Courier New"/>
          <w:spacing w:val="-5"/>
          <w:w w:val="103"/>
          <w:sz w:val="22"/>
          <w:szCs w:val="19"/>
        </w:rPr>
      </w:pPr>
      <w:r w:rsidRPr="002054AF">
        <w:rPr>
          <w:rFonts w:ascii="Palatino" w:hAnsi="Palatino" w:cs="Courier New"/>
          <w:spacing w:val="-5"/>
          <w:sz w:val="22"/>
          <w:szCs w:val="19"/>
        </w:rPr>
        <w:t>(T</w:t>
      </w:r>
      <w:r w:rsidRPr="002054AF">
        <w:rPr>
          <w:rFonts w:ascii="Palatino" w:hAnsi="Palatino" w:cs="Courier New"/>
          <w:sz w:val="22"/>
          <w:szCs w:val="19"/>
        </w:rPr>
        <w:t>o</w:t>
      </w:r>
      <w:r w:rsidRPr="002054AF">
        <w:rPr>
          <w:rFonts w:ascii="Palatino" w:hAnsi="Palatino" w:cs="Courier New"/>
          <w:spacing w:val="4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5"/>
          <w:sz w:val="22"/>
          <w:szCs w:val="19"/>
        </w:rPr>
        <w:t>b</w:t>
      </w:r>
      <w:r w:rsidRPr="002054AF">
        <w:rPr>
          <w:rFonts w:ascii="Palatino" w:hAnsi="Palatino" w:cs="Courier New"/>
          <w:sz w:val="22"/>
          <w:szCs w:val="19"/>
        </w:rPr>
        <w:t>e</w:t>
      </w:r>
      <w:r w:rsidRPr="002054AF">
        <w:rPr>
          <w:rFonts w:ascii="Palatino" w:hAnsi="Palatino" w:cs="Courier New"/>
          <w:spacing w:val="1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5"/>
          <w:sz w:val="22"/>
          <w:szCs w:val="19"/>
        </w:rPr>
        <w:t>use</w:t>
      </w:r>
      <w:r w:rsidRPr="002054AF">
        <w:rPr>
          <w:rFonts w:ascii="Palatino" w:hAnsi="Palatino" w:cs="Courier New"/>
          <w:sz w:val="22"/>
          <w:szCs w:val="19"/>
        </w:rPr>
        <w:t>d</w:t>
      </w:r>
      <w:r w:rsidRPr="002054AF">
        <w:rPr>
          <w:rFonts w:ascii="Palatino" w:hAnsi="Palatino" w:cs="Courier New"/>
          <w:spacing w:val="8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5"/>
          <w:sz w:val="22"/>
          <w:szCs w:val="19"/>
        </w:rPr>
        <w:t>i</w:t>
      </w:r>
      <w:r w:rsidRPr="002054AF">
        <w:rPr>
          <w:rFonts w:ascii="Palatino" w:hAnsi="Palatino" w:cs="Courier New"/>
          <w:sz w:val="22"/>
          <w:szCs w:val="19"/>
        </w:rPr>
        <w:t>f</w:t>
      </w:r>
      <w:r w:rsidRPr="002054AF">
        <w:rPr>
          <w:rFonts w:ascii="Palatino" w:hAnsi="Palatino" w:cs="Courier New"/>
          <w:spacing w:val="1"/>
          <w:sz w:val="22"/>
          <w:szCs w:val="19"/>
        </w:rPr>
        <w:t xml:space="preserve"> </w:t>
      </w:r>
      <w:r w:rsidRPr="002054AF">
        <w:rPr>
          <w:rFonts w:ascii="Palatino" w:hAnsi="Palatino" w:cs="Courier New"/>
          <w:sz w:val="22"/>
          <w:szCs w:val="19"/>
        </w:rPr>
        <w:t>a</w:t>
      </w:r>
      <w:r w:rsidRPr="002054AF">
        <w:rPr>
          <w:rFonts w:ascii="Palatino" w:hAnsi="Palatino" w:cs="Courier New"/>
          <w:spacing w:val="-3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5"/>
          <w:sz w:val="22"/>
          <w:szCs w:val="19"/>
        </w:rPr>
        <w:t>laborator</w:t>
      </w:r>
      <w:r w:rsidRPr="002054AF">
        <w:rPr>
          <w:rFonts w:ascii="Palatino" w:hAnsi="Palatino" w:cs="Courier New"/>
          <w:sz w:val="22"/>
          <w:szCs w:val="19"/>
        </w:rPr>
        <w:t>y</w:t>
      </w:r>
      <w:r w:rsidRPr="002054AF">
        <w:rPr>
          <w:rFonts w:ascii="Palatino" w:hAnsi="Palatino" w:cs="Courier New"/>
          <w:spacing w:val="28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5"/>
          <w:sz w:val="22"/>
          <w:szCs w:val="19"/>
        </w:rPr>
        <w:t>noteboo</w:t>
      </w:r>
      <w:r w:rsidRPr="002054AF">
        <w:rPr>
          <w:rFonts w:ascii="Palatino" w:hAnsi="Palatino" w:cs="Courier New"/>
          <w:sz w:val="22"/>
          <w:szCs w:val="19"/>
        </w:rPr>
        <w:t>k</w:t>
      </w:r>
      <w:r w:rsidRPr="002054AF">
        <w:rPr>
          <w:rFonts w:ascii="Palatino" w:hAnsi="Palatino" w:cs="Courier New"/>
          <w:spacing w:val="21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5"/>
          <w:sz w:val="22"/>
          <w:szCs w:val="19"/>
        </w:rPr>
        <w:t>i</w:t>
      </w:r>
      <w:r w:rsidRPr="002054AF">
        <w:rPr>
          <w:rFonts w:ascii="Palatino" w:hAnsi="Palatino" w:cs="Courier New"/>
          <w:sz w:val="22"/>
          <w:szCs w:val="19"/>
        </w:rPr>
        <w:t>s</w:t>
      </w:r>
      <w:r w:rsidRPr="002054AF">
        <w:rPr>
          <w:rFonts w:ascii="Palatino" w:hAnsi="Palatino" w:cs="Courier New"/>
          <w:spacing w:val="1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5"/>
          <w:sz w:val="22"/>
          <w:szCs w:val="19"/>
        </w:rPr>
        <w:t>no</w:t>
      </w:r>
      <w:r w:rsidRPr="002054AF">
        <w:rPr>
          <w:rFonts w:ascii="Palatino" w:hAnsi="Palatino" w:cs="Courier New"/>
          <w:sz w:val="22"/>
          <w:szCs w:val="19"/>
        </w:rPr>
        <w:t>t</w:t>
      </w:r>
      <w:r w:rsidRPr="002054AF">
        <w:rPr>
          <w:rFonts w:ascii="Palatino" w:hAnsi="Palatino" w:cs="Courier New"/>
          <w:spacing w:val="4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5"/>
          <w:w w:val="103"/>
          <w:sz w:val="22"/>
          <w:szCs w:val="19"/>
        </w:rPr>
        <w:t>kept)</w:t>
      </w:r>
    </w:p>
    <w:p w14:paraId="1B664EBF" w14:textId="77777777" w:rsidR="000073AD" w:rsidRDefault="000073AD" w:rsidP="000073AD">
      <w:pPr>
        <w:widowControl w:val="0"/>
        <w:autoSpaceDE w:val="0"/>
        <w:autoSpaceDN w:val="0"/>
        <w:adjustRightInd w:val="0"/>
        <w:ind w:right="-20"/>
        <w:rPr>
          <w:rFonts w:ascii="Palatino" w:hAnsi="Palatino" w:cs="Courier New"/>
          <w:spacing w:val="-5"/>
          <w:w w:val="103"/>
          <w:sz w:val="22"/>
          <w:szCs w:val="19"/>
        </w:rPr>
      </w:pPr>
    </w:p>
    <w:p w14:paraId="3EE7C2B7" w14:textId="77777777" w:rsidR="00263D6E" w:rsidRPr="002054AF" w:rsidRDefault="00263D6E" w:rsidP="000073AD">
      <w:pPr>
        <w:widowControl w:val="0"/>
        <w:autoSpaceDE w:val="0"/>
        <w:autoSpaceDN w:val="0"/>
        <w:adjustRightInd w:val="0"/>
        <w:ind w:right="-20"/>
        <w:rPr>
          <w:rFonts w:ascii="Palatino" w:hAnsi="Palatino" w:cs="Courier New"/>
          <w:sz w:val="22"/>
          <w:szCs w:val="19"/>
        </w:rPr>
      </w:pPr>
    </w:p>
    <w:p w14:paraId="5C25AB57" w14:textId="632359AD" w:rsidR="000073AD" w:rsidRDefault="000073AD" w:rsidP="000073AD">
      <w:pPr>
        <w:widowControl w:val="0"/>
        <w:tabs>
          <w:tab w:val="left" w:pos="4320"/>
          <w:tab w:val="left" w:pos="5760"/>
          <w:tab w:val="left" w:pos="7200"/>
          <w:tab w:val="left" w:pos="8550"/>
        </w:tabs>
        <w:autoSpaceDE w:val="0"/>
        <w:autoSpaceDN w:val="0"/>
        <w:adjustRightInd w:val="0"/>
        <w:spacing w:line="200" w:lineRule="exact"/>
        <w:rPr>
          <w:rFonts w:ascii="Palatino" w:hAnsi="Palatino"/>
          <w:sz w:val="22"/>
        </w:rPr>
      </w:pPr>
      <w:r>
        <w:rPr>
          <w:rFonts w:ascii="Palatino" w:hAnsi="Palatino" w:cs="Courier New"/>
          <w:sz w:val="22"/>
          <w:szCs w:val="20"/>
        </w:rPr>
        <w:tab/>
      </w:r>
      <w:r>
        <w:rPr>
          <w:rFonts w:ascii="Palatino" w:hAnsi="Palatino" w:cs="Courier New"/>
          <w:sz w:val="22"/>
          <w:szCs w:val="20"/>
        </w:rPr>
        <w:sym w:font="Symbol" w:char="F06C"/>
      </w:r>
      <w:r>
        <w:rPr>
          <w:rFonts w:ascii="Palatino" w:hAnsi="Palatino" w:cs="Courier New"/>
          <w:sz w:val="22"/>
          <w:szCs w:val="20"/>
        </w:rPr>
        <w:t xml:space="preserve"> = </w:t>
      </w:r>
      <w:r>
        <w:rPr>
          <w:rFonts w:ascii="Palatino" w:hAnsi="Palatino" w:cs="Courier New"/>
          <w:sz w:val="22"/>
          <w:szCs w:val="20"/>
        </w:rPr>
        <w:tab/>
        <w:t>m</w:t>
      </w:r>
      <w:r>
        <w:rPr>
          <w:rFonts w:ascii="Palatino" w:hAnsi="Palatino" w:cs="Courier New"/>
          <w:sz w:val="22"/>
          <w:szCs w:val="20"/>
        </w:rPr>
        <w:tab/>
      </w:r>
      <w:r>
        <w:rPr>
          <w:rFonts w:ascii="Palatino" w:hAnsi="Palatino"/>
          <w:sz w:val="22"/>
        </w:rPr>
        <w:t>v = f</w:t>
      </w:r>
      <w:ins w:id="14" w:author="Andrew Morrison" w:date="2024-06-07T11:01:00Z">
        <w:r w:rsidR="00455FAB">
          <w:rPr>
            <w:rFonts w:ascii="Palatino" w:hAnsi="Palatino" w:cs="Courier New"/>
            <w:sz w:val="22"/>
            <w:szCs w:val="20"/>
          </w:rPr>
          <w:sym w:font="Symbol" w:char="F06C"/>
        </w:r>
      </w:ins>
      <w:del w:id="15" w:author="Andrew Morrison" w:date="2024-06-07T11:01:00Z">
        <w:r w:rsidDel="00455FAB">
          <w:rPr>
            <w:rFonts w:ascii="Palatino" w:hAnsi="Palatino"/>
            <w:sz w:val="22"/>
          </w:rPr>
          <w:sym w:font="Symbol" w:char="F067"/>
        </w:r>
      </w:del>
    </w:p>
    <w:p w14:paraId="2C2AFFAC" w14:textId="77777777" w:rsidR="000073AD" w:rsidRDefault="000073AD" w:rsidP="000073AD">
      <w:pPr>
        <w:widowControl w:val="0"/>
        <w:tabs>
          <w:tab w:val="left" w:pos="4320"/>
          <w:tab w:val="left" w:pos="5760"/>
          <w:tab w:val="left" w:pos="7200"/>
          <w:tab w:val="left" w:pos="8550"/>
        </w:tabs>
        <w:autoSpaceDE w:val="0"/>
        <w:autoSpaceDN w:val="0"/>
        <w:adjustRightInd w:val="0"/>
        <w:spacing w:line="200" w:lineRule="exact"/>
        <w:rPr>
          <w:rFonts w:ascii="Palatino" w:hAnsi="Palatino"/>
          <w:sz w:val="22"/>
        </w:rPr>
      </w:pPr>
    </w:p>
    <w:p w14:paraId="089F45E0" w14:textId="77777777" w:rsidR="000073AD" w:rsidRDefault="000073AD" w:rsidP="000073AD">
      <w:pPr>
        <w:widowControl w:val="0"/>
        <w:tabs>
          <w:tab w:val="left" w:pos="4320"/>
          <w:tab w:val="left" w:pos="5760"/>
          <w:tab w:val="left" w:pos="7200"/>
          <w:tab w:val="left" w:pos="8550"/>
        </w:tabs>
        <w:autoSpaceDE w:val="0"/>
        <w:autoSpaceDN w:val="0"/>
        <w:adjustRightInd w:val="0"/>
        <w:spacing w:line="200" w:lineRule="exact"/>
        <w:rPr>
          <w:rFonts w:ascii="Palatino" w:hAnsi="Palatino"/>
          <w:sz w:val="22"/>
        </w:rPr>
      </w:pPr>
      <w:r>
        <w:rPr>
          <w:rFonts w:ascii="Palatino" w:hAnsi="Palatino"/>
          <w:sz w:val="22"/>
        </w:rPr>
        <w:tab/>
        <w:t>t =</w:t>
      </w:r>
      <w:r>
        <w:rPr>
          <w:rFonts w:ascii="Palatino" w:hAnsi="Palatino"/>
          <w:sz w:val="22"/>
        </w:rPr>
        <w:tab/>
      </w:r>
      <w:r>
        <w:rPr>
          <w:rFonts w:ascii="Palatino" w:hAnsi="Palatino"/>
          <w:sz w:val="22"/>
        </w:rPr>
        <w:sym w:font="Symbol" w:char="F0B0"/>
      </w:r>
      <w:r>
        <w:rPr>
          <w:rFonts w:ascii="Palatino" w:hAnsi="Palatino"/>
          <w:sz w:val="22"/>
        </w:rPr>
        <w:t>C</w:t>
      </w:r>
      <w:r>
        <w:rPr>
          <w:rFonts w:ascii="Palatino" w:hAnsi="Palatino"/>
          <w:sz w:val="22"/>
        </w:rPr>
        <w:tab/>
        <w:t>T =</w:t>
      </w:r>
      <w:r>
        <w:rPr>
          <w:rFonts w:ascii="Palatino" w:hAnsi="Palatino"/>
          <w:sz w:val="22"/>
        </w:rPr>
        <w:tab/>
        <w:t>K</w:t>
      </w:r>
    </w:p>
    <w:p w14:paraId="6148546D" w14:textId="77777777" w:rsidR="000073AD" w:rsidRDefault="000073AD" w:rsidP="000073AD">
      <w:pPr>
        <w:widowControl w:val="0"/>
        <w:tabs>
          <w:tab w:val="left" w:pos="4320"/>
          <w:tab w:val="left" w:pos="5760"/>
          <w:tab w:val="left" w:pos="7200"/>
          <w:tab w:val="left" w:pos="8550"/>
        </w:tabs>
        <w:autoSpaceDE w:val="0"/>
        <w:autoSpaceDN w:val="0"/>
        <w:adjustRightInd w:val="0"/>
        <w:spacing w:line="200" w:lineRule="exact"/>
        <w:rPr>
          <w:rFonts w:ascii="Palatino" w:hAnsi="Palatino"/>
          <w:sz w:val="22"/>
        </w:rPr>
      </w:pPr>
    </w:p>
    <w:p w14:paraId="2EDBC053" w14:textId="53734F9A" w:rsidR="00263D6E" w:rsidRPr="002054AF" w:rsidRDefault="000073AD" w:rsidP="000073AD">
      <w:pPr>
        <w:widowControl w:val="0"/>
        <w:tabs>
          <w:tab w:val="left" w:pos="4320"/>
          <w:tab w:val="left" w:pos="5760"/>
          <w:tab w:val="left" w:pos="7200"/>
          <w:tab w:val="left" w:pos="8550"/>
        </w:tabs>
        <w:autoSpaceDE w:val="0"/>
        <w:autoSpaceDN w:val="0"/>
        <w:adjustRightInd w:val="0"/>
        <w:spacing w:line="200" w:lineRule="exact"/>
        <w:rPr>
          <w:rFonts w:ascii="Palatino" w:hAnsi="Palatino" w:cs="Courier New"/>
          <w:sz w:val="22"/>
          <w:szCs w:val="20"/>
        </w:rPr>
      </w:pPr>
      <w:r>
        <w:rPr>
          <w:rFonts w:ascii="Palatino" w:hAnsi="Palatino"/>
          <w:sz w:val="22"/>
        </w:rPr>
        <w:tab/>
      </w:r>
      <w:del w:id="16" w:author="Joliet Junior College Joliet Junior College" w:date="2013-01-21T00:50:00Z">
        <w:r w:rsidDel="000B77C8">
          <w:rPr>
            <w:rFonts w:ascii="Palatino" w:hAnsi="Palatino"/>
            <w:sz w:val="22"/>
          </w:rPr>
          <w:delText>V</w:delText>
        </w:r>
      </w:del>
      <w:ins w:id="17" w:author="Joliet Junior College Joliet Junior College" w:date="2013-01-21T00:50:00Z">
        <w:r w:rsidR="000B77C8">
          <w:rPr>
            <w:rFonts w:ascii="Palatino" w:hAnsi="Palatino"/>
            <w:sz w:val="22"/>
          </w:rPr>
          <w:t>v</w:t>
        </w:r>
      </w:ins>
      <w:r>
        <w:rPr>
          <w:rFonts w:ascii="Palatino" w:hAnsi="Palatino"/>
          <w:sz w:val="22"/>
        </w:rPr>
        <w:t>(T) =</w:t>
      </w:r>
    </w:p>
    <w:p w14:paraId="3F6E0B1E" w14:textId="77777777" w:rsidR="00E74395" w:rsidRPr="002054AF" w:rsidRDefault="00E74395" w:rsidP="00263D6E">
      <w:pPr>
        <w:widowControl w:val="0"/>
        <w:autoSpaceDE w:val="0"/>
        <w:autoSpaceDN w:val="0"/>
        <w:adjustRightInd w:val="0"/>
        <w:spacing w:line="200" w:lineRule="exact"/>
        <w:rPr>
          <w:rFonts w:ascii="Palatino" w:hAnsi="Palatino" w:cs="Times New Roman"/>
          <w:sz w:val="22"/>
          <w:szCs w:val="20"/>
        </w:rPr>
      </w:pPr>
      <w:r>
        <w:rPr>
          <w:rFonts w:ascii="Palatino" w:hAnsi="Palatino" w:cs="Courier New"/>
          <w:sz w:val="22"/>
          <w:szCs w:val="19"/>
        </w:rPr>
        <w:t>2, 3)</w:t>
      </w:r>
      <w:r>
        <w:rPr>
          <w:rFonts w:ascii="Palatino" w:hAnsi="Palatino" w:cs="Courier New"/>
          <w:sz w:val="22"/>
          <w:szCs w:val="19"/>
        </w:rPr>
        <w:tab/>
      </w:r>
    </w:p>
    <w:tbl>
      <w:tblPr>
        <w:tblStyle w:val="TableGrid"/>
        <w:tblW w:w="0" w:type="auto"/>
        <w:tblInd w:w="1098" w:type="dxa"/>
        <w:tblLook w:val="00A0" w:firstRow="1" w:lastRow="0" w:firstColumn="1" w:lastColumn="0" w:noHBand="0" w:noVBand="0"/>
        <w:tblPrChange w:id="18" w:author="Andrew Morrison" w:date="2024-06-07T11:02:00Z">
          <w:tblPr>
            <w:tblStyle w:val="TableGrid"/>
            <w:tblW w:w="0" w:type="auto"/>
            <w:tblInd w:w="1098" w:type="dxa"/>
            <w:tblLook w:val="00A0" w:firstRow="1" w:lastRow="0" w:firstColumn="1" w:lastColumn="0" w:noHBand="0" w:noVBand="0"/>
          </w:tblPr>
        </w:tblPrChange>
      </w:tblPr>
      <w:tblGrid>
        <w:gridCol w:w="1042"/>
        <w:gridCol w:w="2558"/>
        <w:gridCol w:w="2340"/>
        <w:tblGridChange w:id="19">
          <w:tblGrid>
            <w:gridCol w:w="1042"/>
            <w:gridCol w:w="990"/>
            <w:gridCol w:w="1080"/>
            <w:gridCol w:w="488"/>
            <w:gridCol w:w="2340"/>
          </w:tblGrid>
        </w:tblGridChange>
      </w:tblGrid>
      <w:tr w:rsidR="00E74395" w14:paraId="6C33A8BF" w14:textId="77777777" w:rsidTr="00ED63F2">
        <w:trPr>
          <w:trHeight w:val="467"/>
          <w:trPrChange w:id="20" w:author="Andrew Morrison" w:date="2024-06-07T11:02:00Z">
            <w:trPr>
              <w:gridAfter w:val="0"/>
              <w:trHeight w:val="467"/>
            </w:trPr>
          </w:trPrChange>
        </w:trPr>
        <w:tc>
          <w:tcPr>
            <w:tcW w:w="1042" w:type="dxa"/>
            <w:tcBorders>
              <w:top w:val="nil"/>
              <w:left w:val="nil"/>
              <w:bottom w:val="nil"/>
              <w:right w:val="single" w:sz="4" w:space="0" w:color="auto"/>
            </w:tcBorders>
            <w:tcPrChange w:id="21" w:author="Andrew Morrison" w:date="2024-06-07T11:02:00Z">
              <w:tcPr>
                <w:tcW w:w="990" w:type="dxa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</w:tcPrChange>
          </w:tcPr>
          <w:p w14:paraId="7BAD4501" w14:textId="77777777" w:rsidR="00E74395" w:rsidRDefault="00E74395" w:rsidP="00E74395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Palatino" w:hAnsi="Palatino"/>
                <w:sz w:val="22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2" w:author="Andrew Morrison" w:date="2024-06-07T11:02:00Z">
              <w:tcPr>
                <w:tcW w:w="9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13D1FAA" w14:textId="77777777" w:rsidR="00E74395" w:rsidRDefault="00E74395" w:rsidP="00E74395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Palatino" w:hAnsi="Palatino" w:cs="Times New Roman"/>
                <w:sz w:val="22"/>
                <w:szCs w:val="20"/>
              </w:rPr>
            </w:pPr>
            <w:r>
              <w:rPr>
                <w:rFonts w:ascii="Palatino" w:hAnsi="Palatino"/>
                <w:sz w:val="22"/>
              </w:rPr>
              <w:t>10</w:t>
            </w:r>
            <w:r>
              <w:rPr>
                <w:rFonts w:ascii="Palatino" w:hAnsi="Palatino"/>
                <w:sz w:val="22"/>
              </w:rPr>
              <w:sym w:font="Symbol" w:char="F06C"/>
            </w:r>
          </w:p>
        </w:tc>
        <w:tc>
          <w:tcPr>
            <w:tcW w:w="2340" w:type="dxa"/>
            <w:tcBorders>
              <w:left w:val="single" w:sz="4" w:space="0" w:color="auto"/>
            </w:tcBorders>
            <w:tcPrChange w:id="23" w:author="Andrew Morrison" w:date="2024-06-07T11:02:00Z">
              <w:tcPr>
                <w:tcW w:w="1080" w:type="dxa"/>
                <w:tcBorders>
                  <w:left w:val="single" w:sz="4" w:space="0" w:color="auto"/>
                </w:tcBorders>
              </w:tcPr>
            </w:tcPrChange>
          </w:tcPr>
          <w:p w14:paraId="60F4909A" w14:textId="10A56D4C" w:rsidR="00E74395" w:rsidRDefault="00E74395" w:rsidP="00E74395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Palatino" w:hAnsi="Palatino" w:cs="Times New Roman"/>
                <w:sz w:val="22"/>
                <w:szCs w:val="20"/>
              </w:rPr>
            </w:pPr>
            <w:del w:id="24" w:author="Joliet Junior College Joliet Junior College" w:date="2013-01-21T00:50:00Z">
              <w:r w:rsidDel="000B77C8">
                <w:rPr>
                  <w:rFonts w:ascii="Palatino" w:hAnsi="Palatino" w:cs="Times New Roman"/>
                  <w:sz w:val="22"/>
                  <w:szCs w:val="20"/>
                </w:rPr>
                <w:delText>F</w:delText>
              </w:r>
            </w:del>
            <w:ins w:id="25" w:author="Joliet Junior College Joliet Junior College" w:date="2013-01-21T00:50:00Z">
              <w:r w:rsidR="000B77C8">
                <w:rPr>
                  <w:rFonts w:ascii="Palatino" w:hAnsi="Palatino" w:cs="Times New Roman"/>
                  <w:sz w:val="22"/>
                  <w:szCs w:val="20"/>
                </w:rPr>
                <w:t>f</w:t>
              </w:r>
            </w:ins>
          </w:p>
          <w:p w14:paraId="215C479A" w14:textId="77777777" w:rsidR="00E74395" w:rsidRDefault="00E74395" w:rsidP="00E74395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Palatino" w:hAnsi="Palatino" w:cs="Times New Roman"/>
                <w:sz w:val="22"/>
                <w:szCs w:val="20"/>
              </w:rPr>
            </w:pPr>
          </w:p>
        </w:tc>
      </w:tr>
      <w:tr w:rsidR="00E74395" w14:paraId="2113B51C" w14:textId="77777777" w:rsidTr="00ED63F2">
        <w:trPr>
          <w:trPrChange w:id="26" w:author="Andrew Morrison" w:date="2024-06-07T11:02:00Z">
            <w:trPr>
              <w:gridAfter w:val="0"/>
            </w:trPr>
          </w:trPrChange>
        </w:trPr>
        <w:tc>
          <w:tcPr>
            <w:tcW w:w="1042" w:type="dxa"/>
            <w:tcBorders>
              <w:top w:val="nil"/>
              <w:left w:val="nil"/>
              <w:bottom w:val="nil"/>
              <w:right w:val="single" w:sz="4" w:space="0" w:color="auto"/>
            </w:tcBorders>
            <w:tcPrChange w:id="27" w:author="Andrew Morrison" w:date="2024-06-07T11:02:00Z">
              <w:tcPr>
                <w:tcW w:w="990" w:type="dxa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</w:tcPrChange>
          </w:tcPr>
          <w:p w14:paraId="14DDA45F" w14:textId="77777777" w:rsidR="00E74395" w:rsidRDefault="00E74395" w:rsidP="00E74395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Palatino" w:hAnsi="Palatino" w:cs="Times New Roman"/>
                <w:sz w:val="22"/>
                <w:szCs w:val="20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28" w:author="Andrew Morrison" w:date="2024-06-07T11:02:00Z">
              <w:tcPr>
                <w:tcW w:w="9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5F78317" w14:textId="77777777" w:rsidR="00E74395" w:rsidRDefault="00E74395" w:rsidP="00E74395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Palatino" w:hAnsi="Palatino" w:cs="Times New Roman"/>
                <w:sz w:val="22"/>
                <w:szCs w:val="20"/>
              </w:rPr>
            </w:pPr>
            <w:r>
              <w:rPr>
                <w:rFonts w:ascii="Palatino" w:hAnsi="Palatino" w:cs="Times New Roman"/>
                <w:sz w:val="22"/>
                <w:szCs w:val="20"/>
              </w:rPr>
              <w:t>cm</w:t>
            </w:r>
          </w:p>
        </w:tc>
        <w:tc>
          <w:tcPr>
            <w:tcW w:w="2340" w:type="dxa"/>
            <w:tcBorders>
              <w:left w:val="single" w:sz="4" w:space="0" w:color="auto"/>
            </w:tcBorders>
            <w:tcPrChange w:id="29" w:author="Andrew Morrison" w:date="2024-06-07T11:02:00Z">
              <w:tcPr>
                <w:tcW w:w="1080" w:type="dxa"/>
                <w:tcBorders>
                  <w:left w:val="single" w:sz="4" w:space="0" w:color="auto"/>
                </w:tcBorders>
              </w:tcPr>
            </w:tcPrChange>
          </w:tcPr>
          <w:p w14:paraId="536CD422" w14:textId="77777777" w:rsidR="00E74395" w:rsidRDefault="00E74395" w:rsidP="00E74395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Palatino" w:hAnsi="Palatino" w:cs="Times New Roman"/>
                <w:sz w:val="22"/>
                <w:szCs w:val="20"/>
              </w:rPr>
            </w:pPr>
            <w:r>
              <w:rPr>
                <w:rFonts w:ascii="Palatino" w:hAnsi="Palatino" w:cs="Times New Roman"/>
                <w:sz w:val="22"/>
                <w:szCs w:val="20"/>
              </w:rPr>
              <w:t>Hz</w:t>
            </w:r>
          </w:p>
          <w:p w14:paraId="111300D5" w14:textId="77777777" w:rsidR="00E74395" w:rsidRDefault="00E74395" w:rsidP="00E74395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Palatino" w:hAnsi="Palatino" w:cs="Times New Roman"/>
                <w:sz w:val="22"/>
                <w:szCs w:val="20"/>
              </w:rPr>
            </w:pPr>
          </w:p>
        </w:tc>
      </w:tr>
      <w:tr w:rsidR="00E74395" w14:paraId="77AC78F6" w14:textId="77777777" w:rsidTr="00ED63F2">
        <w:trPr>
          <w:trPrChange w:id="30" w:author="Andrew Morrison" w:date="2024-06-07T11:02:00Z">
            <w:trPr>
              <w:gridAfter w:val="0"/>
            </w:trPr>
          </w:trPrChange>
        </w:trPr>
        <w:tc>
          <w:tcPr>
            <w:tcW w:w="1042" w:type="dxa"/>
            <w:tcBorders>
              <w:top w:val="nil"/>
              <w:left w:val="nil"/>
              <w:bottom w:val="nil"/>
              <w:right w:val="single" w:sz="4" w:space="0" w:color="auto"/>
            </w:tcBorders>
            <w:tcPrChange w:id="31" w:author="Andrew Morrison" w:date="2024-06-07T11:02:00Z">
              <w:tcPr>
                <w:tcW w:w="990" w:type="dxa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</w:tcPrChange>
          </w:tcPr>
          <w:p w14:paraId="0C17C2D3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2" w:author="Andrew Morrison" w:date="2024-06-07T11:02:00Z">
              <w:tcPr>
                <w:tcW w:w="9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699CF5B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  <w:p w14:paraId="55B47A19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  <w:tc>
          <w:tcPr>
            <w:tcW w:w="2340" w:type="dxa"/>
            <w:tcBorders>
              <w:left w:val="single" w:sz="4" w:space="0" w:color="auto"/>
            </w:tcBorders>
            <w:tcPrChange w:id="33" w:author="Andrew Morrison" w:date="2024-06-07T11:02:00Z">
              <w:tcPr>
                <w:tcW w:w="1080" w:type="dxa"/>
                <w:tcBorders>
                  <w:left w:val="single" w:sz="4" w:space="0" w:color="auto"/>
                </w:tcBorders>
              </w:tcPr>
            </w:tcPrChange>
          </w:tcPr>
          <w:p w14:paraId="07BCF916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</w:tr>
      <w:tr w:rsidR="00E74395" w14:paraId="6DAC36E3" w14:textId="77777777" w:rsidTr="00ED63F2">
        <w:trPr>
          <w:trPrChange w:id="34" w:author="Andrew Morrison" w:date="2024-06-07T11:02:00Z">
            <w:trPr>
              <w:gridAfter w:val="0"/>
            </w:trPr>
          </w:trPrChange>
        </w:trPr>
        <w:tc>
          <w:tcPr>
            <w:tcW w:w="1042" w:type="dxa"/>
            <w:tcBorders>
              <w:top w:val="nil"/>
              <w:left w:val="nil"/>
              <w:bottom w:val="nil"/>
              <w:right w:val="single" w:sz="4" w:space="0" w:color="auto"/>
            </w:tcBorders>
            <w:tcPrChange w:id="35" w:author="Andrew Morrison" w:date="2024-06-07T11:02:00Z">
              <w:tcPr>
                <w:tcW w:w="990" w:type="dxa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</w:tcPrChange>
          </w:tcPr>
          <w:p w14:paraId="2EA96982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36" w:author="Andrew Morrison" w:date="2024-06-07T11:02:00Z">
              <w:tcPr>
                <w:tcW w:w="9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44168AF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  <w:p w14:paraId="4C59CDDA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  <w:tc>
          <w:tcPr>
            <w:tcW w:w="2340" w:type="dxa"/>
            <w:tcBorders>
              <w:left w:val="single" w:sz="4" w:space="0" w:color="auto"/>
            </w:tcBorders>
            <w:tcPrChange w:id="37" w:author="Andrew Morrison" w:date="2024-06-07T11:02:00Z">
              <w:tcPr>
                <w:tcW w:w="1080" w:type="dxa"/>
                <w:tcBorders>
                  <w:left w:val="single" w:sz="4" w:space="0" w:color="auto"/>
                </w:tcBorders>
              </w:tcPr>
            </w:tcPrChange>
          </w:tcPr>
          <w:p w14:paraId="2C3AFA97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</w:tr>
      <w:tr w:rsidR="00E74395" w14:paraId="7BB14863" w14:textId="77777777" w:rsidTr="00ED63F2">
        <w:trPr>
          <w:trPrChange w:id="38" w:author="Andrew Morrison" w:date="2024-06-07T11:02:00Z">
            <w:trPr>
              <w:gridAfter w:val="0"/>
            </w:trPr>
          </w:trPrChange>
        </w:trPr>
        <w:tc>
          <w:tcPr>
            <w:tcW w:w="1042" w:type="dxa"/>
            <w:tcBorders>
              <w:top w:val="nil"/>
              <w:left w:val="nil"/>
              <w:bottom w:val="nil"/>
              <w:right w:val="single" w:sz="4" w:space="0" w:color="auto"/>
            </w:tcBorders>
            <w:tcPrChange w:id="39" w:author="Andrew Morrison" w:date="2024-06-07T11:02:00Z">
              <w:tcPr>
                <w:tcW w:w="990" w:type="dxa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</w:tcPrChange>
          </w:tcPr>
          <w:p w14:paraId="02C29FF9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0" w:author="Andrew Morrison" w:date="2024-06-07T11:02:00Z">
              <w:tcPr>
                <w:tcW w:w="9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F7FD085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  <w:p w14:paraId="656F7FF1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  <w:tc>
          <w:tcPr>
            <w:tcW w:w="2340" w:type="dxa"/>
            <w:tcBorders>
              <w:left w:val="single" w:sz="4" w:space="0" w:color="auto"/>
            </w:tcBorders>
            <w:tcPrChange w:id="41" w:author="Andrew Morrison" w:date="2024-06-07T11:02:00Z">
              <w:tcPr>
                <w:tcW w:w="1080" w:type="dxa"/>
                <w:tcBorders>
                  <w:left w:val="single" w:sz="4" w:space="0" w:color="auto"/>
                </w:tcBorders>
              </w:tcPr>
            </w:tcPrChange>
          </w:tcPr>
          <w:p w14:paraId="018C3A9D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</w:tr>
      <w:tr w:rsidR="00E74395" w14:paraId="49F62DDB" w14:textId="77777777" w:rsidTr="00ED63F2">
        <w:trPr>
          <w:trPrChange w:id="42" w:author="Andrew Morrison" w:date="2024-06-07T11:02:00Z">
            <w:trPr>
              <w:gridAfter w:val="0"/>
            </w:trPr>
          </w:trPrChange>
        </w:trPr>
        <w:tc>
          <w:tcPr>
            <w:tcW w:w="1042" w:type="dxa"/>
            <w:tcBorders>
              <w:top w:val="nil"/>
              <w:left w:val="nil"/>
              <w:bottom w:val="nil"/>
              <w:right w:val="single" w:sz="4" w:space="0" w:color="auto"/>
            </w:tcBorders>
            <w:tcPrChange w:id="43" w:author="Andrew Morrison" w:date="2024-06-07T11:02:00Z">
              <w:tcPr>
                <w:tcW w:w="990" w:type="dxa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</w:tcPr>
            </w:tcPrChange>
          </w:tcPr>
          <w:p w14:paraId="5B32F660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4" w:author="Andrew Morrison" w:date="2024-06-07T11:02:00Z">
              <w:tcPr>
                <w:tcW w:w="9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D22A25B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  <w:p w14:paraId="44BB62F6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  <w:tc>
          <w:tcPr>
            <w:tcW w:w="2340" w:type="dxa"/>
            <w:tcBorders>
              <w:left w:val="single" w:sz="4" w:space="0" w:color="auto"/>
            </w:tcBorders>
            <w:tcPrChange w:id="45" w:author="Andrew Morrison" w:date="2024-06-07T11:02:00Z">
              <w:tcPr>
                <w:tcW w:w="1080" w:type="dxa"/>
                <w:tcBorders>
                  <w:left w:val="single" w:sz="4" w:space="0" w:color="auto"/>
                </w:tcBorders>
              </w:tcPr>
            </w:tcPrChange>
          </w:tcPr>
          <w:p w14:paraId="63D05267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</w:tr>
      <w:tr w:rsidR="00E74395" w14:paraId="4AFB08E4" w14:textId="77777777" w:rsidTr="00ED63F2">
        <w:trPr>
          <w:trPrChange w:id="46" w:author="Andrew Morrison" w:date="2024-06-07T11:02:00Z">
            <w:trPr>
              <w:gridAfter w:val="0"/>
            </w:trPr>
          </w:trPrChange>
        </w:trPr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PrChange w:id="47" w:author="Andrew Morrison" w:date="2024-06-07T11:02:00Z">
              <w:tcPr>
                <w:tcW w:w="99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044A0EBE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48" w:author="Andrew Morrison" w:date="2024-06-07T11:02:00Z">
              <w:tcPr>
                <w:tcW w:w="9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8243CE2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  <w:p w14:paraId="114063E0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  <w:tc>
          <w:tcPr>
            <w:tcW w:w="2340" w:type="dxa"/>
            <w:tcBorders>
              <w:left w:val="single" w:sz="4" w:space="0" w:color="auto"/>
            </w:tcBorders>
            <w:tcPrChange w:id="49" w:author="Andrew Morrison" w:date="2024-06-07T11:02:00Z">
              <w:tcPr>
                <w:tcW w:w="1080" w:type="dxa"/>
                <w:tcBorders>
                  <w:left w:val="single" w:sz="4" w:space="0" w:color="auto"/>
                </w:tcBorders>
              </w:tcPr>
            </w:tcPrChange>
          </w:tcPr>
          <w:p w14:paraId="6E443D92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</w:tr>
      <w:tr w:rsidR="00E74395" w14:paraId="46DE1B9B" w14:textId="77777777" w:rsidTr="00ED63F2">
        <w:trPr>
          <w:trPrChange w:id="50" w:author="Andrew Morrison" w:date="2024-06-07T11:02:00Z">
            <w:trPr>
              <w:gridAfter w:val="0"/>
            </w:trPr>
          </w:trPrChange>
        </w:trPr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PrChange w:id="51" w:author="Andrew Morrison" w:date="2024-06-07T11:02:00Z">
              <w:tcPr>
                <w:tcW w:w="99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B91009A" w14:textId="355EB03C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  <w:r>
              <w:rPr>
                <w:rFonts w:ascii="Palatino" w:hAnsi="Palatino" w:cs="Times New Roman"/>
                <w:sz w:val="22"/>
                <w:szCs w:val="20"/>
              </w:rPr>
              <w:t>Ave</w:t>
            </w:r>
            <w:ins w:id="52" w:author="Joliet Junior College Joliet Junior College" w:date="2013-01-21T00:50:00Z">
              <w:r w:rsidR="000B77C8">
                <w:rPr>
                  <w:rFonts w:ascii="Palatino" w:hAnsi="Palatino" w:cs="Times New Roman"/>
                  <w:sz w:val="22"/>
                  <w:szCs w:val="20"/>
                </w:rPr>
                <w:t>rage</w:t>
              </w:r>
            </w:ins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53" w:author="Andrew Morrison" w:date="2024-06-07T11:02:00Z">
              <w:tcPr>
                <w:tcW w:w="9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4D0CB65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  <w:p w14:paraId="7917A50C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  <w:tc>
          <w:tcPr>
            <w:tcW w:w="2340" w:type="dxa"/>
            <w:tcBorders>
              <w:left w:val="single" w:sz="4" w:space="0" w:color="auto"/>
            </w:tcBorders>
            <w:tcPrChange w:id="54" w:author="Andrew Morrison" w:date="2024-06-07T11:02:00Z">
              <w:tcPr>
                <w:tcW w:w="1080" w:type="dxa"/>
                <w:tcBorders>
                  <w:left w:val="single" w:sz="4" w:space="0" w:color="auto"/>
                </w:tcBorders>
              </w:tcPr>
            </w:tcPrChange>
          </w:tcPr>
          <w:p w14:paraId="1B23C8E1" w14:textId="77777777" w:rsidR="00E74395" w:rsidRDefault="00E74395" w:rsidP="00263D6E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Palatino" w:hAnsi="Palatino" w:cs="Times New Roman"/>
                <w:sz w:val="22"/>
                <w:szCs w:val="20"/>
              </w:rPr>
            </w:pPr>
          </w:p>
        </w:tc>
      </w:tr>
    </w:tbl>
    <w:p w14:paraId="51D5E82B" w14:textId="77777777" w:rsidR="00263D6E" w:rsidRPr="002054AF" w:rsidRDefault="00263D6E" w:rsidP="00263D6E">
      <w:pPr>
        <w:widowControl w:val="0"/>
        <w:autoSpaceDE w:val="0"/>
        <w:autoSpaceDN w:val="0"/>
        <w:adjustRightInd w:val="0"/>
        <w:spacing w:line="200" w:lineRule="exact"/>
        <w:rPr>
          <w:rFonts w:ascii="Palatino" w:hAnsi="Palatino" w:cs="Times New Roman"/>
          <w:sz w:val="22"/>
          <w:szCs w:val="20"/>
        </w:rPr>
      </w:pPr>
    </w:p>
    <w:p w14:paraId="163891D1" w14:textId="77777777" w:rsidR="00263D6E" w:rsidRPr="002054AF" w:rsidRDefault="00263D6E" w:rsidP="00263D6E">
      <w:pPr>
        <w:widowControl w:val="0"/>
        <w:autoSpaceDE w:val="0"/>
        <w:autoSpaceDN w:val="0"/>
        <w:adjustRightInd w:val="0"/>
        <w:ind w:left="436" w:right="-20"/>
        <w:rPr>
          <w:rFonts w:ascii="Palatino" w:hAnsi="Palatino" w:cs="Times New Roman"/>
          <w:sz w:val="22"/>
          <w:szCs w:val="20"/>
        </w:rPr>
      </w:pPr>
    </w:p>
    <w:p w14:paraId="133EAA63" w14:textId="77777777" w:rsidR="00263D6E" w:rsidRPr="002054AF" w:rsidRDefault="00263D6E" w:rsidP="00263D6E">
      <w:pPr>
        <w:widowControl w:val="0"/>
        <w:autoSpaceDE w:val="0"/>
        <w:autoSpaceDN w:val="0"/>
        <w:adjustRightInd w:val="0"/>
        <w:spacing w:line="200" w:lineRule="exact"/>
        <w:rPr>
          <w:rFonts w:ascii="Palatino" w:hAnsi="Palatino" w:cs="Times New Roman"/>
          <w:sz w:val="22"/>
          <w:szCs w:val="20"/>
        </w:rPr>
      </w:pPr>
    </w:p>
    <w:p w14:paraId="661B58ED" w14:textId="77777777" w:rsidR="00263D6E" w:rsidRPr="002054AF" w:rsidRDefault="00263D6E" w:rsidP="00263D6E">
      <w:pPr>
        <w:widowControl w:val="0"/>
        <w:autoSpaceDE w:val="0"/>
        <w:autoSpaceDN w:val="0"/>
        <w:adjustRightInd w:val="0"/>
        <w:spacing w:before="46"/>
        <w:ind w:left="115" w:right="-20"/>
        <w:rPr>
          <w:rFonts w:ascii="Palatino" w:hAnsi="Palatino" w:cs="Courier New"/>
          <w:sz w:val="22"/>
          <w:szCs w:val="19"/>
        </w:rPr>
      </w:pPr>
      <w:r w:rsidRPr="002054AF">
        <w:rPr>
          <w:rFonts w:ascii="Palatino" w:hAnsi="Palatino" w:cs="Courier New"/>
          <w:spacing w:val="-2"/>
          <w:sz w:val="22"/>
          <w:szCs w:val="19"/>
        </w:rPr>
        <w:t>Discussion</w:t>
      </w:r>
      <w:r w:rsidRPr="002054AF">
        <w:rPr>
          <w:rFonts w:ascii="Palatino" w:hAnsi="Palatino" w:cs="Courier New"/>
          <w:sz w:val="22"/>
          <w:szCs w:val="19"/>
        </w:rPr>
        <w:t>:</w:t>
      </w:r>
      <w:r w:rsidRPr="002054AF">
        <w:rPr>
          <w:rFonts w:ascii="Palatino" w:hAnsi="Palatino" w:cs="Courier New"/>
          <w:spacing w:val="89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Estimat</w:t>
      </w:r>
      <w:r w:rsidRPr="002054AF">
        <w:rPr>
          <w:rFonts w:ascii="Palatino" w:hAnsi="Palatino" w:cs="Courier New"/>
          <w:sz w:val="22"/>
          <w:szCs w:val="19"/>
        </w:rPr>
        <w:t>e</w:t>
      </w:r>
      <w:r w:rsidRPr="002054AF">
        <w:rPr>
          <w:rFonts w:ascii="Palatino" w:hAnsi="Palatino" w:cs="Courier New"/>
          <w:spacing w:val="78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th</w:t>
      </w:r>
      <w:r w:rsidRPr="002054AF">
        <w:rPr>
          <w:rFonts w:ascii="Palatino" w:hAnsi="Palatino" w:cs="Courier New"/>
          <w:sz w:val="22"/>
          <w:szCs w:val="19"/>
        </w:rPr>
        <w:t>e</w:t>
      </w:r>
      <w:r w:rsidRPr="002054AF">
        <w:rPr>
          <w:rFonts w:ascii="Palatino" w:hAnsi="Palatino" w:cs="Courier New"/>
          <w:spacing w:val="61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uncertaint</w:t>
      </w:r>
      <w:r w:rsidRPr="002054AF">
        <w:rPr>
          <w:rFonts w:ascii="Palatino" w:hAnsi="Palatino" w:cs="Courier New"/>
          <w:sz w:val="22"/>
          <w:szCs w:val="19"/>
        </w:rPr>
        <w:t>y</w:t>
      </w:r>
      <w:r w:rsidRPr="002054AF">
        <w:rPr>
          <w:rFonts w:ascii="Palatino" w:hAnsi="Palatino" w:cs="Courier New"/>
          <w:spacing w:val="89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i</w:t>
      </w:r>
      <w:r w:rsidRPr="002054AF">
        <w:rPr>
          <w:rFonts w:ascii="Palatino" w:hAnsi="Palatino" w:cs="Courier New"/>
          <w:sz w:val="22"/>
          <w:szCs w:val="19"/>
        </w:rPr>
        <w:t>n</w:t>
      </w:r>
      <w:r w:rsidRPr="002054AF">
        <w:rPr>
          <w:rFonts w:ascii="Palatino" w:hAnsi="Palatino" w:cs="Courier New"/>
          <w:spacing w:val="58"/>
          <w:sz w:val="22"/>
          <w:szCs w:val="19"/>
        </w:rPr>
        <w:t xml:space="preserve"> </w:t>
      </w:r>
      <w:r w:rsidR="00E74395">
        <w:rPr>
          <w:rFonts w:ascii="Palatino" w:hAnsi="Palatino" w:cs="Courier New"/>
          <w:sz w:val="22"/>
          <w:szCs w:val="19"/>
        </w:rPr>
        <w:sym w:font="Symbol" w:char="F06C"/>
      </w:r>
      <w:r w:rsidRPr="002054AF">
        <w:rPr>
          <w:rFonts w:ascii="Palatino" w:hAnsi="Palatino" w:cs="Courier New"/>
          <w:spacing w:val="54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an</w:t>
      </w:r>
      <w:r w:rsidRPr="002054AF">
        <w:rPr>
          <w:rFonts w:ascii="Palatino" w:hAnsi="Palatino" w:cs="Courier New"/>
          <w:sz w:val="22"/>
          <w:szCs w:val="19"/>
        </w:rPr>
        <w:t>d</w:t>
      </w:r>
      <w:r w:rsidRPr="002054AF">
        <w:rPr>
          <w:rFonts w:ascii="Palatino" w:hAnsi="Palatino" w:cs="Courier New"/>
          <w:spacing w:val="61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f</w:t>
      </w:r>
      <w:r w:rsidRPr="002054AF">
        <w:rPr>
          <w:rFonts w:ascii="Palatino" w:hAnsi="Palatino" w:cs="Courier New"/>
          <w:sz w:val="22"/>
          <w:szCs w:val="19"/>
        </w:rPr>
        <w:t>.</w:t>
      </w:r>
      <w:r w:rsidRPr="002054AF">
        <w:rPr>
          <w:rFonts w:ascii="Palatino" w:hAnsi="Palatino" w:cs="Courier New"/>
          <w:spacing w:val="58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Cal</w:t>
      </w:r>
      <w:r w:rsidRPr="002054AF">
        <w:rPr>
          <w:rFonts w:ascii="Palatino" w:hAnsi="Palatino" w:cs="Courier New"/>
          <w:sz w:val="22"/>
          <w:szCs w:val="19"/>
        </w:rPr>
        <w:t>l</w:t>
      </w:r>
      <w:r w:rsidRPr="002054AF">
        <w:rPr>
          <w:rFonts w:ascii="Palatino" w:hAnsi="Palatino" w:cs="Courier New"/>
          <w:spacing w:val="65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these</w:t>
      </w:r>
      <w:r w:rsidR="00E74395">
        <w:rPr>
          <w:rFonts w:ascii="Palatino" w:hAnsi="Palatino" w:cs="Courier New"/>
          <w:spacing w:val="-2"/>
          <w:sz w:val="22"/>
          <w:szCs w:val="19"/>
        </w:rPr>
        <w:t xml:space="preserve"> </w:t>
      </w:r>
      <w:bookmarkStart w:id="55" w:name="OLE_LINK1"/>
      <w:r w:rsidR="00E74395">
        <w:rPr>
          <w:rFonts w:ascii="Palatino" w:hAnsi="Palatino" w:cs="Courier New"/>
          <w:spacing w:val="-2"/>
          <w:sz w:val="22"/>
          <w:szCs w:val="19"/>
        </w:rPr>
        <w:sym w:font="Symbol" w:char="F044"/>
      </w:r>
      <w:bookmarkEnd w:id="55"/>
      <w:r w:rsidR="00E74395">
        <w:rPr>
          <w:rFonts w:ascii="Palatino" w:hAnsi="Palatino" w:cs="Courier New"/>
          <w:spacing w:val="-2"/>
          <w:sz w:val="22"/>
          <w:szCs w:val="19"/>
        </w:rPr>
        <w:sym w:font="Symbol" w:char="F06C"/>
      </w:r>
      <w:r w:rsidRPr="002054AF">
        <w:rPr>
          <w:rFonts w:ascii="Palatino" w:hAnsi="Palatino" w:cs="Courier New"/>
          <w:spacing w:val="75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an</w:t>
      </w:r>
      <w:r w:rsidRPr="002054AF">
        <w:rPr>
          <w:rFonts w:ascii="Palatino" w:hAnsi="Palatino" w:cs="Courier New"/>
          <w:sz w:val="22"/>
          <w:szCs w:val="19"/>
        </w:rPr>
        <w:t>d</w:t>
      </w:r>
      <w:r w:rsidRPr="002054AF">
        <w:rPr>
          <w:rFonts w:ascii="Palatino" w:hAnsi="Palatino" w:cs="Courier New"/>
          <w:spacing w:val="61"/>
          <w:sz w:val="22"/>
          <w:szCs w:val="19"/>
        </w:rPr>
        <w:t xml:space="preserve"> </w:t>
      </w:r>
      <w:r w:rsidR="00E74395">
        <w:rPr>
          <w:rFonts w:ascii="Palatino" w:hAnsi="Palatino" w:cs="Courier New"/>
          <w:spacing w:val="-2"/>
          <w:sz w:val="22"/>
          <w:szCs w:val="19"/>
        </w:rPr>
        <w:sym w:font="Symbol" w:char="F044"/>
      </w:r>
      <w:r w:rsidRPr="002054AF">
        <w:rPr>
          <w:rFonts w:ascii="Palatino" w:hAnsi="Palatino" w:cs="Courier New"/>
          <w:spacing w:val="-2"/>
          <w:w w:val="103"/>
          <w:sz w:val="22"/>
          <w:szCs w:val="19"/>
        </w:rPr>
        <w:t>f.</w:t>
      </w:r>
    </w:p>
    <w:p w14:paraId="422F6872" w14:textId="77777777" w:rsidR="00263D6E" w:rsidRPr="002054AF" w:rsidRDefault="00263D6E" w:rsidP="00263D6E">
      <w:pPr>
        <w:widowControl w:val="0"/>
        <w:autoSpaceDE w:val="0"/>
        <w:autoSpaceDN w:val="0"/>
        <w:adjustRightInd w:val="0"/>
        <w:spacing w:before="20"/>
        <w:ind w:left="731" w:right="-20"/>
        <w:rPr>
          <w:rFonts w:ascii="Palatino" w:hAnsi="Palatino" w:cs="Courier New"/>
          <w:sz w:val="22"/>
          <w:szCs w:val="19"/>
        </w:rPr>
      </w:pPr>
      <w:r w:rsidRPr="002054AF">
        <w:rPr>
          <w:rFonts w:ascii="Palatino" w:hAnsi="Palatino" w:cs="Courier New"/>
          <w:spacing w:val="-2"/>
          <w:sz w:val="22"/>
          <w:szCs w:val="19"/>
        </w:rPr>
        <w:t>Calculat</w:t>
      </w:r>
      <w:r w:rsidRPr="002054AF">
        <w:rPr>
          <w:rFonts w:ascii="Palatino" w:hAnsi="Palatino" w:cs="Courier New"/>
          <w:sz w:val="22"/>
          <w:szCs w:val="19"/>
        </w:rPr>
        <w:t>e</w:t>
      </w:r>
      <w:r w:rsidRPr="002054AF">
        <w:rPr>
          <w:rFonts w:ascii="Palatino" w:hAnsi="Palatino" w:cs="Courier New"/>
          <w:spacing w:val="31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th</w:t>
      </w:r>
      <w:r w:rsidRPr="002054AF">
        <w:rPr>
          <w:rFonts w:ascii="Palatino" w:hAnsi="Palatino" w:cs="Courier New"/>
          <w:sz w:val="22"/>
          <w:szCs w:val="19"/>
        </w:rPr>
        <w:t>e</w:t>
      </w:r>
      <w:r w:rsidRPr="002054AF">
        <w:rPr>
          <w:rFonts w:ascii="Palatino" w:hAnsi="Palatino" w:cs="Courier New"/>
          <w:spacing w:val="10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uncertaint</w:t>
      </w:r>
      <w:r w:rsidRPr="002054AF">
        <w:rPr>
          <w:rFonts w:ascii="Palatino" w:hAnsi="Palatino" w:cs="Courier New"/>
          <w:sz w:val="22"/>
          <w:szCs w:val="19"/>
        </w:rPr>
        <w:t>y</w:t>
      </w:r>
      <w:r w:rsidRPr="002054AF">
        <w:rPr>
          <w:rFonts w:ascii="Palatino" w:hAnsi="Palatino" w:cs="Courier New"/>
          <w:spacing w:val="38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i</w:t>
      </w:r>
      <w:r w:rsidRPr="002054AF">
        <w:rPr>
          <w:rFonts w:ascii="Palatino" w:hAnsi="Palatino" w:cs="Courier New"/>
          <w:sz w:val="22"/>
          <w:szCs w:val="19"/>
        </w:rPr>
        <w:t>n</w:t>
      </w:r>
      <w:r w:rsidRPr="002054AF">
        <w:rPr>
          <w:rFonts w:ascii="Palatino" w:hAnsi="Palatino" w:cs="Courier New"/>
          <w:spacing w:val="7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spee</w:t>
      </w:r>
      <w:r w:rsidRPr="002054AF">
        <w:rPr>
          <w:rFonts w:ascii="Palatino" w:hAnsi="Palatino" w:cs="Courier New"/>
          <w:sz w:val="22"/>
          <w:szCs w:val="19"/>
        </w:rPr>
        <w:t>d</w:t>
      </w:r>
      <w:r w:rsidRPr="002054AF">
        <w:rPr>
          <w:rFonts w:ascii="Palatino" w:hAnsi="Palatino" w:cs="Courier New"/>
          <w:spacing w:val="17"/>
          <w:sz w:val="22"/>
          <w:szCs w:val="19"/>
        </w:rPr>
        <w:t xml:space="preserve"> </w:t>
      </w:r>
      <w:r w:rsidR="00E74395">
        <w:rPr>
          <w:rFonts w:ascii="Palatino" w:hAnsi="Palatino" w:cs="Courier New"/>
          <w:spacing w:val="-2"/>
          <w:sz w:val="22"/>
          <w:szCs w:val="19"/>
        </w:rPr>
        <w:sym w:font="Symbol" w:char="F044"/>
      </w:r>
      <w:r w:rsidRPr="002054AF">
        <w:rPr>
          <w:rFonts w:ascii="Palatino" w:hAnsi="Palatino" w:cs="Courier New"/>
          <w:sz w:val="22"/>
          <w:szCs w:val="19"/>
        </w:rPr>
        <w:t>v</w:t>
      </w:r>
      <w:r w:rsidRPr="002054AF">
        <w:rPr>
          <w:rFonts w:ascii="Palatino" w:hAnsi="Palatino" w:cs="Courier New"/>
          <w:spacing w:val="7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fro</w:t>
      </w:r>
      <w:r w:rsidRPr="002054AF">
        <w:rPr>
          <w:rFonts w:ascii="Palatino" w:hAnsi="Palatino" w:cs="Courier New"/>
          <w:sz w:val="22"/>
          <w:szCs w:val="19"/>
        </w:rPr>
        <w:t>m</w:t>
      </w:r>
      <w:r w:rsidRPr="002054AF">
        <w:rPr>
          <w:rFonts w:ascii="Palatino" w:hAnsi="Palatino" w:cs="Courier New"/>
          <w:spacing w:val="14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sz w:val="22"/>
          <w:szCs w:val="19"/>
        </w:rPr>
        <w:t>th</w:t>
      </w:r>
      <w:r w:rsidRPr="002054AF">
        <w:rPr>
          <w:rFonts w:ascii="Palatino" w:hAnsi="Palatino" w:cs="Courier New"/>
          <w:sz w:val="22"/>
          <w:szCs w:val="19"/>
        </w:rPr>
        <w:t>e</w:t>
      </w:r>
      <w:r w:rsidRPr="002054AF">
        <w:rPr>
          <w:rFonts w:ascii="Palatino" w:hAnsi="Palatino" w:cs="Courier New"/>
          <w:spacing w:val="10"/>
          <w:sz w:val="22"/>
          <w:szCs w:val="19"/>
        </w:rPr>
        <w:t xml:space="preserve"> </w:t>
      </w:r>
      <w:r w:rsidRPr="002054AF">
        <w:rPr>
          <w:rFonts w:ascii="Palatino" w:hAnsi="Palatino" w:cs="Courier New"/>
          <w:spacing w:val="-2"/>
          <w:w w:val="103"/>
          <w:sz w:val="22"/>
          <w:szCs w:val="19"/>
        </w:rPr>
        <w:t>formula:</w:t>
      </w:r>
    </w:p>
    <w:p w14:paraId="2FC6A9EB" w14:textId="77777777" w:rsidR="00263D6E" w:rsidRPr="002054AF" w:rsidRDefault="00263D6E" w:rsidP="00263D6E">
      <w:pPr>
        <w:widowControl w:val="0"/>
        <w:autoSpaceDE w:val="0"/>
        <w:autoSpaceDN w:val="0"/>
        <w:adjustRightInd w:val="0"/>
        <w:spacing w:line="200" w:lineRule="exact"/>
        <w:rPr>
          <w:rFonts w:ascii="Palatino" w:hAnsi="Palatino" w:cs="Courier New"/>
          <w:sz w:val="22"/>
          <w:szCs w:val="20"/>
        </w:rPr>
      </w:pPr>
    </w:p>
    <w:p w14:paraId="7371614D" w14:textId="77777777" w:rsidR="00263D6E" w:rsidRPr="002054AF" w:rsidRDefault="00026690" w:rsidP="00263D6E">
      <w:pPr>
        <w:widowControl w:val="0"/>
        <w:autoSpaceDE w:val="0"/>
        <w:autoSpaceDN w:val="0"/>
        <w:adjustRightInd w:val="0"/>
        <w:ind w:left="1444" w:right="-20"/>
        <w:rPr>
          <w:rFonts w:ascii="Palatino" w:hAnsi="Palatino" w:cs="Times New Roman"/>
          <w:sz w:val="22"/>
          <w:szCs w:val="20"/>
        </w:rPr>
      </w:pPr>
      <w:r w:rsidRPr="006372DF">
        <w:rPr>
          <w:noProof/>
          <w:position w:val="-40"/>
        </w:rPr>
        <w:object w:dxaOrig="4500" w:dyaOrig="920" w14:anchorId="6410B111">
          <v:shape id="_x0000_i1026" type="#_x0000_t75" alt="" style="width:224.95pt;height:46.25pt;mso-width-percent:0;mso-height-percent:0;mso-width-percent:0;mso-height-percent:0" o:ole="">
            <v:imagedata r:id="rId8" o:title=""/>
          </v:shape>
          <o:OLEObject Type="Embed" ProgID="Equation.3" ShapeID="_x0000_i1026" DrawAspect="Content" ObjectID="_1779263315" r:id="rId9"/>
        </w:object>
      </w:r>
    </w:p>
    <w:p w14:paraId="5FAECB5F" w14:textId="77777777" w:rsidR="00263D6E" w:rsidRPr="002054AF" w:rsidRDefault="00263D6E" w:rsidP="00263D6E">
      <w:pPr>
        <w:widowControl w:val="0"/>
        <w:autoSpaceDE w:val="0"/>
        <w:autoSpaceDN w:val="0"/>
        <w:adjustRightInd w:val="0"/>
        <w:spacing w:before="5" w:line="100" w:lineRule="exact"/>
        <w:rPr>
          <w:rFonts w:ascii="Palatino" w:hAnsi="Palatino" w:cs="Times New Roman"/>
          <w:sz w:val="22"/>
          <w:szCs w:val="10"/>
        </w:rPr>
      </w:pPr>
    </w:p>
    <w:p w14:paraId="4FBCD3DA" w14:textId="77777777" w:rsidR="00263D6E" w:rsidRPr="002054AF" w:rsidRDefault="00263D6E" w:rsidP="00263D6E">
      <w:pPr>
        <w:widowControl w:val="0"/>
        <w:autoSpaceDE w:val="0"/>
        <w:autoSpaceDN w:val="0"/>
        <w:adjustRightInd w:val="0"/>
        <w:ind w:left="719" w:right="-20"/>
        <w:rPr>
          <w:rFonts w:ascii="Palatino" w:hAnsi="Palatino" w:cs="Courier New"/>
          <w:sz w:val="22"/>
          <w:szCs w:val="18"/>
        </w:rPr>
      </w:pPr>
      <w:r w:rsidRPr="002054AF">
        <w:rPr>
          <w:rFonts w:ascii="Palatino" w:hAnsi="Palatino" w:cs="Courier New"/>
          <w:spacing w:val="-3"/>
          <w:sz w:val="22"/>
          <w:szCs w:val="18"/>
        </w:rPr>
        <w:t>Doe</w:t>
      </w:r>
      <w:r w:rsidRPr="002054AF">
        <w:rPr>
          <w:rFonts w:ascii="Palatino" w:hAnsi="Palatino" w:cs="Courier New"/>
          <w:sz w:val="22"/>
          <w:szCs w:val="18"/>
        </w:rPr>
        <w:t>s</w:t>
      </w:r>
      <w:r w:rsidRPr="002054AF">
        <w:rPr>
          <w:rFonts w:ascii="Palatino" w:hAnsi="Palatino" w:cs="Courier New"/>
          <w:spacing w:val="15"/>
          <w:sz w:val="22"/>
          <w:szCs w:val="18"/>
        </w:rPr>
        <w:t xml:space="preserve"> </w:t>
      </w:r>
      <w:r w:rsidRPr="002054AF">
        <w:rPr>
          <w:rFonts w:ascii="Palatino" w:hAnsi="Palatino" w:cs="Courier New"/>
          <w:sz w:val="22"/>
          <w:szCs w:val="18"/>
        </w:rPr>
        <w:t>v</w:t>
      </w:r>
      <w:r w:rsidRPr="002054AF">
        <w:rPr>
          <w:rFonts w:ascii="Palatino" w:hAnsi="Palatino" w:cs="Courier New"/>
          <w:spacing w:val="2"/>
          <w:sz w:val="22"/>
          <w:szCs w:val="18"/>
        </w:rPr>
        <w:t xml:space="preserve"> </w:t>
      </w:r>
      <w:r w:rsidR="00026690" w:rsidRPr="006372DF">
        <w:rPr>
          <w:noProof/>
          <w:position w:val="-4"/>
        </w:rPr>
        <w:object w:dxaOrig="220" w:dyaOrig="240" w14:anchorId="6F65C1D9">
          <v:shape id="_x0000_i1025" type="#_x0000_t75" alt="" style="width:11.05pt;height:12.1pt;mso-width-percent:0;mso-height-percent:0;mso-width-percent:0;mso-height-percent:0" o:ole="">
            <v:imagedata r:id="rId10" o:title=""/>
          </v:shape>
          <o:OLEObject Type="Embed" ProgID="Equation.DSMT4" ShapeID="_x0000_i1025" DrawAspect="Content" ObjectID="_1779263316" r:id="rId11"/>
        </w:object>
      </w:r>
      <w:r w:rsidRPr="002054AF">
        <w:rPr>
          <w:rFonts w:ascii="Palatino" w:hAnsi="Palatino" w:cs="Courier New"/>
          <w:spacing w:val="7"/>
          <w:sz w:val="22"/>
          <w:szCs w:val="18"/>
        </w:rPr>
        <w:t xml:space="preserve"> </w:t>
      </w:r>
      <w:r w:rsidR="00577B67">
        <w:rPr>
          <w:rFonts w:ascii="Palatino" w:hAnsi="Palatino" w:cs="Courier New"/>
          <w:spacing w:val="-2"/>
          <w:sz w:val="22"/>
          <w:szCs w:val="19"/>
        </w:rPr>
        <w:sym w:font="Symbol" w:char="F044"/>
      </w:r>
      <w:proofErr w:type="spellStart"/>
      <w:r w:rsidRPr="002054AF">
        <w:rPr>
          <w:rFonts w:ascii="Palatino" w:hAnsi="Palatino" w:cs="Courier New"/>
          <w:sz w:val="22"/>
          <w:szCs w:val="18"/>
        </w:rPr>
        <w:t>v</w:t>
      </w:r>
      <w:proofErr w:type="spellEnd"/>
      <w:r w:rsidRPr="002054AF">
        <w:rPr>
          <w:rFonts w:ascii="Palatino" w:hAnsi="Palatino" w:cs="Courier New"/>
          <w:spacing w:val="7"/>
          <w:sz w:val="22"/>
          <w:szCs w:val="18"/>
        </w:rPr>
        <w:t xml:space="preserve"> </w:t>
      </w:r>
      <w:r w:rsidRPr="002054AF">
        <w:rPr>
          <w:rFonts w:ascii="Palatino" w:hAnsi="Palatino" w:cs="Courier New"/>
          <w:spacing w:val="-3"/>
          <w:sz w:val="22"/>
          <w:szCs w:val="18"/>
        </w:rPr>
        <w:t>spa</w:t>
      </w:r>
      <w:r w:rsidRPr="002054AF">
        <w:rPr>
          <w:rFonts w:ascii="Palatino" w:hAnsi="Palatino" w:cs="Courier New"/>
          <w:sz w:val="22"/>
          <w:szCs w:val="18"/>
        </w:rPr>
        <w:t>n</w:t>
      </w:r>
      <w:r w:rsidRPr="002054AF">
        <w:rPr>
          <w:rFonts w:ascii="Palatino" w:hAnsi="Palatino" w:cs="Courier New"/>
          <w:spacing w:val="15"/>
          <w:sz w:val="22"/>
          <w:szCs w:val="18"/>
        </w:rPr>
        <w:t xml:space="preserve"> </w:t>
      </w:r>
      <w:r w:rsidRPr="002054AF">
        <w:rPr>
          <w:rFonts w:ascii="Palatino" w:hAnsi="Palatino" w:cs="Courier New"/>
          <w:spacing w:val="-3"/>
          <w:sz w:val="22"/>
          <w:szCs w:val="18"/>
        </w:rPr>
        <w:t>th</w:t>
      </w:r>
      <w:r w:rsidRPr="002054AF">
        <w:rPr>
          <w:rFonts w:ascii="Palatino" w:hAnsi="Palatino" w:cs="Courier New"/>
          <w:sz w:val="22"/>
          <w:szCs w:val="18"/>
        </w:rPr>
        <w:t>e</w:t>
      </w:r>
      <w:r w:rsidRPr="002054AF">
        <w:rPr>
          <w:rFonts w:ascii="Palatino" w:hAnsi="Palatino" w:cs="Courier New"/>
          <w:spacing w:val="11"/>
          <w:sz w:val="22"/>
          <w:szCs w:val="18"/>
        </w:rPr>
        <w:t xml:space="preserve"> </w:t>
      </w:r>
      <w:r w:rsidRPr="002054AF">
        <w:rPr>
          <w:rFonts w:ascii="Palatino" w:hAnsi="Palatino" w:cs="Courier New"/>
          <w:spacing w:val="-3"/>
          <w:sz w:val="22"/>
          <w:szCs w:val="18"/>
        </w:rPr>
        <w:t>calculate</w:t>
      </w:r>
      <w:r w:rsidRPr="002054AF">
        <w:rPr>
          <w:rFonts w:ascii="Palatino" w:hAnsi="Palatino" w:cs="Courier New"/>
          <w:sz w:val="22"/>
          <w:szCs w:val="18"/>
        </w:rPr>
        <w:t>d</w:t>
      </w:r>
      <w:r w:rsidRPr="002054AF">
        <w:rPr>
          <w:rFonts w:ascii="Palatino" w:hAnsi="Palatino" w:cs="Courier New"/>
          <w:spacing w:val="41"/>
          <w:sz w:val="22"/>
          <w:szCs w:val="18"/>
        </w:rPr>
        <w:t xml:space="preserve"> </w:t>
      </w:r>
      <w:r w:rsidRPr="002054AF">
        <w:rPr>
          <w:rFonts w:ascii="Palatino" w:hAnsi="Palatino" w:cs="Courier New"/>
          <w:spacing w:val="-3"/>
          <w:sz w:val="22"/>
          <w:szCs w:val="18"/>
        </w:rPr>
        <w:t>valu</w:t>
      </w:r>
      <w:r w:rsidRPr="002054AF">
        <w:rPr>
          <w:rFonts w:ascii="Palatino" w:hAnsi="Palatino" w:cs="Courier New"/>
          <w:sz w:val="22"/>
          <w:szCs w:val="18"/>
        </w:rPr>
        <w:t>e</w:t>
      </w:r>
      <w:r w:rsidRPr="002054AF">
        <w:rPr>
          <w:rFonts w:ascii="Palatino" w:hAnsi="Palatino" w:cs="Courier New"/>
          <w:spacing w:val="20"/>
          <w:sz w:val="22"/>
          <w:szCs w:val="18"/>
        </w:rPr>
        <w:t xml:space="preserve"> </w:t>
      </w:r>
      <w:r w:rsidRPr="002054AF">
        <w:rPr>
          <w:rFonts w:ascii="Palatino" w:hAnsi="Palatino" w:cs="Courier New"/>
          <w:spacing w:val="-3"/>
          <w:w w:val="104"/>
          <w:sz w:val="22"/>
          <w:szCs w:val="18"/>
        </w:rPr>
        <w:t>v(T)?</w:t>
      </w:r>
    </w:p>
    <w:p w14:paraId="1A1831F5" w14:textId="77777777" w:rsidR="00263D6E" w:rsidRPr="002054AF" w:rsidRDefault="00263D6E" w:rsidP="00263D6E">
      <w:pPr>
        <w:widowControl w:val="0"/>
        <w:autoSpaceDE w:val="0"/>
        <w:autoSpaceDN w:val="0"/>
        <w:adjustRightInd w:val="0"/>
        <w:spacing w:line="200" w:lineRule="exact"/>
        <w:rPr>
          <w:rFonts w:ascii="Palatino" w:hAnsi="Palatino" w:cs="Courier New"/>
          <w:sz w:val="22"/>
          <w:szCs w:val="20"/>
        </w:rPr>
      </w:pPr>
    </w:p>
    <w:p w14:paraId="2D413CBA" w14:textId="77777777" w:rsidR="00577B67" w:rsidRDefault="00577B67" w:rsidP="00263D6E">
      <w:pPr>
        <w:widowControl w:val="0"/>
        <w:autoSpaceDE w:val="0"/>
        <w:autoSpaceDN w:val="0"/>
        <w:adjustRightInd w:val="0"/>
        <w:ind w:left="129" w:right="-20"/>
        <w:rPr>
          <w:rFonts w:ascii="Palatino" w:hAnsi="Palatino" w:cs="Arial"/>
          <w:spacing w:val="2"/>
          <w:w w:val="104"/>
          <w:sz w:val="22"/>
          <w:szCs w:val="18"/>
        </w:rPr>
      </w:pPr>
    </w:p>
    <w:p w14:paraId="3AC3724E" w14:textId="77777777" w:rsidR="00577B67" w:rsidRDefault="00577B67" w:rsidP="00263D6E">
      <w:pPr>
        <w:widowControl w:val="0"/>
        <w:autoSpaceDE w:val="0"/>
        <w:autoSpaceDN w:val="0"/>
        <w:adjustRightInd w:val="0"/>
        <w:ind w:left="129" w:right="-20"/>
        <w:rPr>
          <w:rFonts w:ascii="Palatino" w:hAnsi="Palatino" w:cs="Arial"/>
          <w:spacing w:val="2"/>
          <w:w w:val="104"/>
          <w:sz w:val="22"/>
          <w:szCs w:val="18"/>
        </w:rPr>
      </w:pPr>
    </w:p>
    <w:p w14:paraId="7704DFCB" w14:textId="77777777" w:rsidR="00263D6E" w:rsidRPr="002054AF" w:rsidRDefault="00263D6E" w:rsidP="00263D6E">
      <w:pPr>
        <w:widowControl w:val="0"/>
        <w:autoSpaceDE w:val="0"/>
        <w:autoSpaceDN w:val="0"/>
        <w:adjustRightInd w:val="0"/>
        <w:ind w:left="129" w:right="-20"/>
        <w:rPr>
          <w:rFonts w:ascii="Palatino" w:hAnsi="Palatino" w:cs="Arial"/>
          <w:sz w:val="22"/>
          <w:szCs w:val="18"/>
        </w:rPr>
      </w:pPr>
      <w:r w:rsidRPr="002054AF">
        <w:rPr>
          <w:rFonts w:ascii="Palatino" w:hAnsi="Palatino" w:cs="Arial"/>
          <w:spacing w:val="2"/>
          <w:w w:val="104"/>
          <w:sz w:val="22"/>
          <w:szCs w:val="18"/>
        </w:rPr>
        <w:t>4)</w:t>
      </w:r>
    </w:p>
    <w:p w14:paraId="110A5733" w14:textId="77777777" w:rsidR="002054AF" w:rsidRPr="002054AF" w:rsidRDefault="002054AF">
      <w:pPr>
        <w:rPr>
          <w:rFonts w:ascii="Palatino" w:hAnsi="Palatino"/>
          <w:sz w:val="22"/>
        </w:rPr>
      </w:pPr>
    </w:p>
    <w:sectPr w:rsidR="002054AF" w:rsidRPr="002054AF" w:rsidSect="002054AF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4D513" w14:textId="77777777" w:rsidR="00026690" w:rsidRDefault="00026690">
      <w:r>
        <w:separator/>
      </w:r>
    </w:p>
  </w:endnote>
  <w:endnote w:type="continuationSeparator" w:id="0">
    <w:p w14:paraId="0FCC606D" w14:textId="77777777" w:rsidR="00026690" w:rsidRDefault="00026690">
      <w:r>
        <w:continuationSeparator/>
      </w:r>
    </w:p>
  </w:endnote>
  <w:endnote w:type="continuationNotice" w:id="1">
    <w:p w14:paraId="2EA26B91" w14:textId="77777777" w:rsidR="00026690" w:rsidRDefault="000266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D43C4" w14:textId="77777777" w:rsidR="003C3AA9" w:rsidRDefault="003C3AA9" w:rsidP="002054AF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5D5AB2" w14:textId="77777777" w:rsidR="003C3AA9" w:rsidRDefault="003C3AA9" w:rsidP="002054AF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1425C" w14:textId="77777777" w:rsidR="003C3AA9" w:rsidRPr="002054AF" w:rsidRDefault="003C3AA9" w:rsidP="002054AF">
    <w:pPr>
      <w:pStyle w:val="Footer"/>
      <w:framePr w:wrap="around" w:vAnchor="text" w:hAnchor="margin" w:xAlign="outside" w:y="1"/>
      <w:rPr>
        <w:rStyle w:val="PageNumber"/>
      </w:rPr>
    </w:pPr>
    <w:r w:rsidRPr="002054AF">
      <w:rPr>
        <w:rStyle w:val="PageNumber"/>
        <w:rFonts w:ascii="Palatino" w:hAnsi="Palatino"/>
        <w:sz w:val="20"/>
      </w:rPr>
      <w:fldChar w:fldCharType="begin"/>
    </w:r>
    <w:r w:rsidRPr="002054AF">
      <w:rPr>
        <w:rStyle w:val="PageNumber"/>
        <w:rFonts w:ascii="Palatino" w:hAnsi="Palatino"/>
        <w:sz w:val="20"/>
      </w:rPr>
      <w:instrText xml:space="preserve">PAGE  </w:instrText>
    </w:r>
    <w:r w:rsidRPr="002054AF">
      <w:rPr>
        <w:rStyle w:val="PageNumber"/>
        <w:rFonts w:ascii="Palatino" w:hAnsi="Palatino"/>
        <w:sz w:val="20"/>
      </w:rPr>
      <w:fldChar w:fldCharType="separate"/>
    </w:r>
    <w:r w:rsidR="009F3E70">
      <w:rPr>
        <w:rStyle w:val="PageNumber"/>
        <w:rFonts w:ascii="Palatino" w:hAnsi="Palatino"/>
        <w:noProof/>
        <w:sz w:val="20"/>
      </w:rPr>
      <w:t>27</w:t>
    </w:r>
    <w:r w:rsidRPr="002054AF">
      <w:rPr>
        <w:rStyle w:val="PageNumber"/>
        <w:rFonts w:ascii="Palatino" w:hAnsi="Palatino"/>
        <w:sz w:val="20"/>
      </w:rPr>
      <w:fldChar w:fldCharType="end"/>
    </w:r>
  </w:p>
  <w:p w14:paraId="475B9372" w14:textId="77777777" w:rsidR="003C3AA9" w:rsidRDefault="003C3AA9" w:rsidP="000D1491">
    <w:pPr>
      <w:pStyle w:val="Footer"/>
      <w:ind w:right="360"/>
      <w:jc w:val="center"/>
    </w:pPr>
    <w:r w:rsidRPr="000D1491">
      <w:rPr>
        <w:rFonts w:ascii="Palatino" w:hAnsi="Palatino"/>
        <w:sz w:val="20"/>
      </w:rPr>
      <w:t>SPEED OF SOUND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A90C0" w14:textId="77777777" w:rsidR="00026690" w:rsidRDefault="00026690">
      <w:r>
        <w:separator/>
      </w:r>
    </w:p>
  </w:footnote>
  <w:footnote w:type="continuationSeparator" w:id="0">
    <w:p w14:paraId="293CC321" w14:textId="77777777" w:rsidR="00026690" w:rsidRDefault="00026690">
      <w:r>
        <w:continuationSeparator/>
      </w:r>
    </w:p>
  </w:footnote>
  <w:footnote w:type="continuationNotice" w:id="1">
    <w:p w14:paraId="4E2F53A9" w14:textId="77777777" w:rsidR="00026690" w:rsidRDefault="000266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C6BE9" w14:textId="77777777" w:rsidR="000B77C8" w:rsidRDefault="000B77C8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w Morrison">
    <w15:presenceInfo w15:providerId="None" w15:userId="Andrew Morris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proofState w:spelling="clean" w:grammar="clean"/>
  <w:trackRevision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3D6E"/>
    <w:rsid w:val="000073AD"/>
    <w:rsid w:val="00026690"/>
    <w:rsid w:val="00057AD8"/>
    <w:rsid w:val="000B77C8"/>
    <w:rsid w:val="000D1491"/>
    <w:rsid w:val="00112527"/>
    <w:rsid w:val="001A758C"/>
    <w:rsid w:val="002054AF"/>
    <w:rsid w:val="0021498C"/>
    <w:rsid w:val="00263D6E"/>
    <w:rsid w:val="00271617"/>
    <w:rsid w:val="002C5B5D"/>
    <w:rsid w:val="003927D8"/>
    <w:rsid w:val="003C3AA9"/>
    <w:rsid w:val="00450035"/>
    <w:rsid w:val="00455FAB"/>
    <w:rsid w:val="005139BD"/>
    <w:rsid w:val="00577B67"/>
    <w:rsid w:val="00584A24"/>
    <w:rsid w:val="005E467F"/>
    <w:rsid w:val="005F6B96"/>
    <w:rsid w:val="006854B3"/>
    <w:rsid w:val="006E1EA1"/>
    <w:rsid w:val="00913085"/>
    <w:rsid w:val="00942672"/>
    <w:rsid w:val="009F3E70"/>
    <w:rsid w:val="00C91070"/>
    <w:rsid w:val="00CB0B8C"/>
    <w:rsid w:val="00DC5893"/>
    <w:rsid w:val="00E74395"/>
    <w:rsid w:val="00ED63F2"/>
    <w:rsid w:val="00EE542D"/>
    <w:rsid w:val="00F110A5"/>
    <w:rsid w:val="00FB4BD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7720E"/>
  <w15:docId w15:val="{70A05E80-0A11-C143-8F00-E38549C16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9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54A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4AF"/>
  </w:style>
  <w:style w:type="paragraph" w:styleId="Footer">
    <w:name w:val="footer"/>
    <w:basedOn w:val="Normal"/>
    <w:link w:val="FooterChar"/>
    <w:uiPriority w:val="99"/>
    <w:unhideWhenUsed/>
    <w:rsid w:val="002054A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4AF"/>
  </w:style>
  <w:style w:type="character" w:styleId="PageNumber">
    <w:name w:val="page number"/>
    <w:basedOn w:val="DefaultParagraphFont"/>
    <w:uiPriority w:val="99"/>
    <w:semiHidden/>
    <w:unhideWhenUsed/>
    <w:rsid w:val="002054AF"/>
  </w:style>
  <w:style w:type="table" w:styleId="TableGrid">
    <w:name w:val="Table Grid"/>
    <w:basedOn w:val="TableNormal"/>
    <w:uiPriority w:val="59"/>
    <w:rsid w:val="00E7439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77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7C8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99"/>
    <w:semiHidden/>
    <w:rsid w:val="00455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509619-AA99-F649-A6CB-43046E45B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469</Words>
  <Characters>2677</Characters>
  <Application>Microsoft Office Word</Application>
  <DocSecurity>0</DocSecurity>
  <Lines>22</Lines>
  <Paragraphs>6</Paragraphs>
  <ScaleCrop>false</ScaleCrop>
  <Company>Joliet Junior College</Company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McKittrick</dc:creator>
  <cp:keywords/>
  <cp:lastModifiedBy>Andrew Morrison</cp:lastModifiedBy>
  <cp:revision>4</cp:revision>
  <dcterms:created xsi:type="dcterms:W3CDTF">2013-01-19T05:20:00Z</dcterms:created>
  <dcterms:modified xsi:type="dcterms:W3CDTF">2024-06-07T16:02:00Z</dcterms:modified>
</cp:coreProperties>
</file>